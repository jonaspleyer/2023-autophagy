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_rels/.rels" ContentType="application/vnd.openxmlformats-package.relationships+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fontTable.xml" ContentType="application/vnd.openxmlformats-officedocument.wordprocessingml.fontTable+xml"/>
  <Override PartName="/word/_rels/document.xml.rels" ContentType="application/vnd.openxmlformats-package.relationships+xml"/>
  <Override PartName="/word/comments.xml" ContentType="application/vnd.openxmlformats-officedocument.wordprocessingml.comments+xml"/>
  <Override PartName="/word/footer1.xml" ContentType="application/vnd.openxmlformats-officedocument.wordprocessingml.footer+xml"/>
  <Override PartName="/word/header3.xml" ContentType="application/vnd.openxmlformats-officedocument.wordprocessingml.header+xml"/>
  <Override PartName="/word/settings.xml" ContentType="application/vnd.openxmlformats-officedocument.wordprocessingml.settings+xml"/>
  <Override PartName="/word/footer3.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theme/theme1.xml" ContentType="application/vnd.openxmlformats-officedocument.theme+xml"/>
  <Override PartName="/word/header1.xml" ContentType="application/vnd.openxmlformats-officedocument.wordprocessingml.header+xml"/>
  <Override PartName="/word/media/image1.jpeg" ContentType="image/jpeg"/>
  <Override PartName="/word/media/image2.jpeg" ContentType="image/jpeg"/>
  <Override PartName="/word/media/image3.jpeg" ContentType="image/jpeg"/>
  <Override PartName="/word/media/image4.jpeg" ContentType="image/jpeg"/>
  <Override PartName="/word/media/image5.jpeg" ContentType="image/jpeg"/>
  <Override PartName="/word/styles.xml" ContentType="application/vnd.openxmlformats-officedocument.wordprocessingml.styles+xml"/>
  <Override PartName="/word/document.xml" ContentType="application/vnd.openxmlformats-officedocument.wordprocessingml.document.main+xml"/>
  <Override PartName="/customXml/_rels/item1.xml.rels" ContentType="application/vnd.openxmlformats-package.relationships+xml"/>
  <Override PartName="/customXml/item1.xml" ContentType="application/xml"/>
  <Override PartName="/customXml/itemProps1.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body>
    <w:p>
      <w:pPr>
        <w:pStyle w:val="Normal"/>
        <w:spacing w:lineRule="auto" w:line="360"/>
        <w:jc w:val="center"/>
        <w:rPr>
          <w:rFonts w:ascii="Arial" w:hAnsi="Arial" w:cs="Arial"/>
          <w:b/>
          <w:bCs/>
          <w:color w:themeColor="text1" w:val="000000"/>
          <w:lang w:val="en-US"/>
        </w:rPr>
      </w:pPr>
      <w:r>
        <w:rPr>
          <w:rFonts w:cs="Arial" w:ascii="Arial" w:hAnsi="Arial"/>
          <w:b/>
          <w:bCs/>
          <w:color w:themeColor="text1" w:val="000000"/>
          <w:lang w:val="en-US"/>
        </w:rPr>
        <w:t>Phase separation of initiation hubs on cargo is a trigger switch for selective autophagy</w:t>
      </w:r>
    </w:p>
    <w:p>
      <w:pPr>
        <w:pStyle w:val="Normal"/>
        <w:spacing w:lineRule="auto" w:line="360"/>
        <w:jc w:val="center"/>
        <w:rPr>
          <w:rFonts w:ascii="Arial" w:hAnsi="Arial" w:cs="Arial"/>
          <w:i/>
          <w:i/>
          <w:iCs/>
          <w:color w:themeColor="text1" w:val="000000"/>
          <w:sz w:val="22"/>
          <w:szCs w:val="22"/>
          <w:lang w:val="en-US"/>
        </w:rPr>
      </w:pPr>
      <w:r>
        <w:rPr>
          <w:rFonts w:cs="Arial" w:ascii="Arial" w:hAnsi="Arial"/>
          <w:i/>
          <w:iCs/>
          <w:color w:themeColor="text1" w:val="000000"/>
          <w:sz w:val="22"/>
          <w:szCs w:val="22"/>
          <w:lang w:val="en-US"/>
        </w:rPr>
      </w:r>
    </w:p>
    <w:p>
      <w:pPr>
        <w:pStyle w:val="Normal"/>
        <w:spacing w:lineRule="auto" w:line="360"/>
        <w:jc w:val="center"/>
        <w:rPr>
          <w:rFonts w:ascii="Arial" w:hAnsi="Arial" w:cs="Arial"/>
          <w:i/>
          <w:i/>
          <w:iCs/>
          <w:color w:themeColor="text1" w:val="000000"/>
          <w:sz w:val="22"/>
          <w:szCs w:val="22"/>
          <w:lang w:val="en-US"/>
        </w:rPr>
      </w:pPr>
      <w:r>
        <w:rPr>
          <w:rFonts w:cs="Arial" w:ascii="Arial" w:hAnsi="Arial"/>
          <w:i/>
          <w:iCs/>
          <w:color w:themeColor="text1" w:val="000000"/>
          <w:sz w:val="22"/>
          <w:szCs w:val="22"/>
          <w:lang w:val="en-US"/>
        </w:rPr>
      </w:r>
    </w:p>
    <w:p>
      <w:pPr>
        <w:pStyle w:val="Normal"/>
        <w:numPr>
          <w:ilvl w:val="0"/>
          <w:numId w:val="0"/>
        </w:numPr>
        <w:spacing w:lineRule="auto" w:line="360"/>
        <w:jc w:val="center"/>
        <w:outlineLvl w:val="0"/>
        <w:rPr>
          <w:rFonts w:ascii="Arial" w:hAnsi="Arial" w:cs="Arial"/>
          <w:sz w:val="20"/>
          <w:szCs w:val="20"/>
          <w:lang w:val="en-US"/>
        </w:rPr>
      </w:pPr>
      <w:r>
        <w:rPr>
          <w:rFonts w:cs="Arial" w:ascii="Arial" w:hAnsi="Arial"/>
          <w:sz w:val="20"/>
          <w:szCs w:val="20"/>
          <w:lang w:val="en-US"/>
        </w:rPr>
        <w:t>Mariya Licheva</w:t>
      </w:r>
      <w:r>
        <w:rPr>
          <w:rFonts w:cs="Arial" w:ascii="Arial" w:hAnsi="Arial"/>
          <w:sz w:val="20"/>
          <w:szCs w:val="20"/>
          <w:vertAlign w:val="superscript"/>
          <w:lang w:val="en-US"/>
        </w:rPr>
        <w:t>1,2</w:t>
      </w:r>
      <w:r>
        <w:rPr>
          <w:rFonts w:cs="Arial" w:ascii="Arial" w:hAnsi="Arial"/>
          <w:sz w:val="20"/>
          <w:szCs w:val="20"/>
          <w:lang w:val="en-US"/>
        </w:rPr>
        <w:t>*, Jeremy Pflaum</w:t>
      </w:r>
      <w:r>
        <w:rPr>
          <w:rFonts w:cs="Arial" w:ascii="Arial" w:hAnsi="Arial"/>
          <w:sz w:val="20"/>
          <w:szCs w:val="20"/>
          <w:vertAlign w:val="superscript"/>
          <w:lang w:val="en-US"/>
        </w:rPr>
        <w:t>3</w:t>
      </w:r>
      <w:r>
        <w:rPr>
          <w:rFonts w:cs="Arial" w:ascii="Arial" w:hAnsi="Arial"/>
          <w:sz w:val="20"/>
          <w:szCs w:val="20"/>
          <w:lang w:val="en-US"/>
        </w:rPr>
        <w:t>*, Riccardo Babic</w:t>
      </w:r>
      <w:r>
        <w:rPr>
          <w:rFonts w:cs="Arial" w:ascii="Arial" w:hAnsi="Arial"/>
          <w:sz w:val="20"/>
          <w:szCs w:val="20"/>
          <w:vertAlign w:val="superscript"/>
          <w:lang w:val="en-US"/>
        </w:rPr>
        <w:t>1,2,4</w:t>
      </w:r>
      <w:r>
        <w:rPr>
          <w:rFonts w:cs="Arial" w:ascii="Arial" w:hAnsi="Arial"/>
          <w:sz w:val="20"/>
          <w:szCs w:val="20"/>
          <w:lang w:val="en-US"/>
        </w:rPr>
        <w:t>*, Hector Mancilla</w:t>
      </w:r>
      <w:r>
        <w:rPr>
          <w:rFonts w:cs="Arial" w:ascii="Arial" w:hAnsi="Arial"/>
          <w:sz w:val="20"/>
          <w:szCs w:val="20"/>
          <w:vertAlign w:val="superscript"/>
          <w:lang w:val="en-US"/>
        </w:rPr>
        <w:t>1</w:t>
      </w:r>
      <w:r>
        <w:rPr>
          <w:rFonts w:cs="Arial" w:ascii="Arial" w:hAnsi="Arial"/>
          <w:sz w:val="20"/>
          <w:szCs w:val="20"/>
          <w:lang w:val="en-US"/>
        </w:rPr>
        <w:t>*, Jana Elsässer</w:t>
      </w:r>
      <w:r>
        <w:rPr>
          <w:rFonts w:cs="Arial" w:ascii="Arial" w:hAnsi="Arial"/>
          <w:sz w:val="20"/>
          <w:szCs w:val="20"/>
          <w:vertAlign w:val="superscript"/>
          <w:lang w:val="en-US"/>
        </w:rPr>
        <w:t>1,2,4</w:t>
      </w:r>
      <w:r>
        <w:rPr>
          <w:rFonts w:cs="Arial" w:ascii="Arial" w:hAnsi="Arial"/>
          <w:sz w:val="20"/>
          <w:szCs w:val="20"/>
          <w:lang w:val="en-US"/>
        </w:rPr>
        <w:t>, David M. Hollenstein</w:t>
      </w:r>
      <w:r>
        <w:rPr>
          <w:rFonts w:cs="Arial" w:ascii="Arial" w:hAnsi="Arial"/>
          <w:sz w:val="20"/>
          <w:szCs w:val="20"/>
          <w:vertAlign w:val="superscript"/>
          <w:lang w:val="en-US"/>
        </w:rPr>
        <w:t>5,6</w:t>
      </w:r>
      <w:r>
        <w:rPr>
          <w:rFonts w:cs="Arial" w:ascii="Arial" w:hAnsi="Arial"/>
          <w:sz w:val="20"/>
          <w:szCs w:val="20"/>
          <w:lang w:val="en-US"/>
        </w:rPr>
        <w:t>, Emily Boyle</w:t>
      </w:r>
      <w:r>
        <w:rPr>
          <w:rFonts w:cs="Arial" w:ascii="Arial" w:hAnsi="Arial"/>
          <w:sz w:val="20"/>
          <w:szCs w:val="20"/>
          <w:vertAlign w:val="superscript"/>
          <w:lang w:val="en-US"/>
        </w:rPr>
        <w:t>3</w:t>
      </w:r>
      <w:r>
        <w:rPr>
          <w:rFonts w:cs="Arial" w:ascii="Arial" w:hAnsi="Arial"/>
          <w:sz w:val="20"/>
          <w:szCs w:val="20"/>
          <w:lang w:val="en-US"/>
        </w:rPr>
        <w:t>, Jonas Pleyer</w:t>
      </w:r>
      <w:r>
        <w:rPr>
          <w:rFonts w:cs="Arial" w:ascii="Arial" w:hAnsi="Arial"/>
          <w:sz w:val="20"/>
          <w:szCs w:val="20"/>
          <w:vertAlign w:val="superscript"/>
          <w:lang w:val="en-US"/>
        </w:rPr>
        <w:t>7</w:t>
      </w:r>
      <w:r>
        <w:rPr>
          <w:rFonts w:cs="Arial" w:ascii="Arial" w:hAnsi="Arial"/>
          <w:sz w:val="20"/>
          <w:szCs w:val="20"/>
          <w:lang w:val="en-US"/>
        </w:rPr>
        <w:t>, Mio Heinrich</w:t>
      </w:r>
      <w:r>
        <w:rPr>
          <w:rFonts w:cs="Arial" w:ascii="Arial" w:hAnsi="Arial"/>
          <w:sz w:val="20"/>
          <w:szCs w:val="20"/>
          <w:vertAlign w:val="superscript"/>
          <w:lang w:val="en-US"/>
        </w:rPr>
        <w:t>7,8,9</w:t>
      </w:r>
      <w:r>
        <w:rPr>
          <w:rFonts w:cs="Arial" w:ascii="Arial" w:hAnsi="Arial"/>
          <w:sz w:val="20"/>
          <w:szCs w:val="20"/>
          <w:lang w:val="en-US"/>
        </w:rPr>
        <w:t>, Franz-Georg Wieland</w:t>
      </w:r>
      <w:r>
        <w:rPr>
          <w:rFonts w:cs="Arial" w:ascii="Arial" w:hAnsi="Arial"/>
          <w:sz w:val="20"/>
          <w:szCs w:val="20"/>
          <w:vertAlign w:val="superscript"/>
          <w:lang w:val="en-US"/>
        </w:rPr>
        <w:t>7,8,9</w:t>
      </w:r>
      <w:r>
        <w:rPr>
          <w:rFonts w:cs="Arial" w:ascii="Arial" w:hAnsi="Arial"/>
          <w:sz w:val="20"/>
          <w:szCs w:val="20"/>
          <w:lang w:val="en-US"/>
        </w:rPr>
        <w:t>, Christopher Eickhorst</w:t>
      </w:r>
      <w:r>
        <w:rPr>
          <w:rFonts w:cs="Arial" w:ascii="Arial" w:hAnsi="Arial"/>
          <w:sz w:val="20"/>
          <w:szCs w:val="20"/>
          <w:vertAlign w:val="superscript"/>
          <w:lang w:val="en-US"/>
        </w:rPr>
        <w:t>1,2,4</w:t>
      </w:r>
      <w:r>
        <w:rPr>
          <w:rFonts w:cs="Arial" w:ascii="Arial" w:hAnsi="Arial"/>
          <w:sz w:val="20"/>
          <w:szCs w:val="20"/>
          <w:lang w:val="en-US"/>
        </w:rPr>
        <w:t>, Johann Brenner</w:t>
      </w:r>
      <w:r>
        <w:rPr>
          <w:rFonts w:cs="Arial" w:ascii="Arial" w:hAnsi="Arial"/>
          <w:sz w:val="20"/>
          <w:szCs w:val="20"/>
          <w:vertAlign w:val="superscript"/>
          <w:lang w:val="en-US"/>
        </w:rPr>
        <w:t>3</w:t>
      </w:r>
      <w:r>
        <w:rPr>
          <w:rFonts w:cs="Arial" w:ascii="Arial" w:hAnsi="Arial"/>
          <w:sz w:val="20"/>
          <w:szCs w:val="20"/>
          <w:lang w:val="en-US"/>
        </w:rPr>
        <w:t>, Shan Jiang</w:t>
      </w:r>
      <w:r>
        <w:rPr>
          <w:rFonts w:cs="Arial" w:ascii="Arial" w:hAnsi="Arial"/>
          <w:sz w:val="20"/>
          <w:szCs w:val="20"/>
          <w:vertAlign w:val="superscript"/>
          <w:lang w:val="en-US"/>
        </w:rPr>
        <w:t>3</w:t>
      </w:r>
      <w:r>
        <w:rPr>
          <w:rFonts w:cs="Arial" w:ascii="Arial" w:hAnsi="Arial"/>
          <w:sz w:val="20"/>
          <w:szCs w:val="20"/>
          <w:lang w:val="en-US"/>
        </w:rPr>
        <w:t>, Markus Hartl</w:t>
      </w:r>
      <w:r>
        <w:rPr>
          <w:rFonts w:cs="Arial" w:ascii="Arial" w:hAnsi="Arial"/>
          <w:sz w:val="20"/>
          <w:szCs w:val="20"/>
          <w:vertAlign w:val="superscript"/>
          <w:lang w:val="en-US"/>
        </w:rPr>
        <w:t>6</w:t>
      </w:r>
      <w:r>
        <w:rPr>
          <w:rFonts w:cs="Arial" w:ascii="Arial" w:hAnsi="Arial"/>
          <w:sz w:val="20"/>
          <w:szCs w:val="20"/>
          <w:lang w:val="en-US"/>
        </w:rPr>
        <w:t>, Sonja Welsch</w:t>
      </w:r>
      <w:r>
        <w:rPr>
          <w:rFonts w:cs="Arial" w:ascii="Arial" w:hAnsi="Arial"/>
          <w:sz w:val="20"/>
          <w:szCs w:val="20"/>
          <w:vertAlign w:val="superscript"/>
          <w:lang w:val="en-US"/>
        </w:rPr>
        <w:t>10</w:t>
      </w:r>
      <w:r>
        <w:rPr>
          <w:rFonts w:cs="Arial" w:ascii="Arial" w:hAnsi="Arial"/>
          <w:sz w:val="20"/>
          <w:szCs w:val="20"/>
          <w:lang w:val="en-US"/>
        </w:rPr>
        <w:t>, Jens Timmer</w:t>
      </w:r>
      <w:r>
        <w:rPr>
          <w:rFonts w:cs="Arial" w:ascii="Arial" w:hAnsi="Arial"/>
          <w:sz w:val="20"/>
          <w:szCs w:val="20"/>
          <w:vertAlign w:val="superscript"/>
          <w:lang w:val="en-US"/>
        </w:rPr>
        <w:t>7,8,9</w:t>
      </w:r>
      <w:r>
        <w:rPr>
          <w:rFonts w:cs="Arial" w:ascii="Arial" w:hAnsi="Arial"/>
          <w:sz w:val="20"/>
          <w:szCs w:val="20"/>
          <w:lang w:val="en-US"/>
        </w:rPr>
        <w:t>, Florian Wilfling</w:t>
      </w:r>
      <w:r>
        <w:rPr>
          <w:rFonts w:cs="Arial" w:ascii="Arial" w:hAnsi="Arial"/>
          <w:sz w:val="20"/>
          <w:szCs w:val="20"/>
          <w:vertAlign w:val="superscript"/>
          <w:lang w:val="en-US"/>
        </w:rPr>
        <w:t>3§</w:t>
      </w:r>
      <w:r>
        <w:rPr>
          <w:rFonts w:cs="Arial" w:ascii="Arial" w:hAnsi="Arial"/>
          <w:sz w:val="20"/>
          <w:szCs w:val="20"/>
          <w:lang w:val="en-US"/>
        </w:rPr>
        <w:t>, and Claudine Kraft</w:t>
      </w:r>
      <w:r>
        <w:rPr>
          <w:rFonts w:cs="Arial" w:ascii="Arial" w:hAnsi="Arial"/>
          <w:sz w:val="20"/>
          <w:szCs w:val="20"/>
          <w:vertAlign w:val="superscript"/>
          <w:lang w:val="en-US"/>
        </w:rPr>
        <w:t>1,8§</w:t>
      </w:r>
    </w:p>
    <w:p>
      <w:pPr>
        <w:pStyle w:val="Normal"/>
        <w:numPr>
          <w:ilvl w:val="0"/>
          <w:numId w:val="0"/>
        </w:numPr>
        <w:spacing w:lineRule="auto" w:line="360"/>
        <w:jc w:val="center"/>
        <w:outlineLvl w:val="0"/>
        <w:rPr>
          <w:rFonts w:ascii="Arial" w:hAnsi="Arial" w:cs="Arial"/>
          <w:sz w:val="20"/>
          <w:szCs w:val="20"/>
          <w:lang w:val="en-US"/>
        </w:rPr>
      </w:pPr>
      <w:r>
        <w:rPr>
          <w:rFonts w:cs="Arial" w:ascii="Arial" w:hAnsi="Arial"/>
          <w:sz w:val="20"/>
          <w:szCs w:val="20"/>
          <w:lang w:val="en-US"/>
        </w:rPr>
      </w:r>
    </w:p>
    <w:p>
      <w:pPr>
        <w:pStyle w:val="Normal"/>
        <w:numPr>
          <w:ilvl w:val="0"/>
          <w:numId w:val="0"/>
        </w:numPr>
        <w:spacing w:lineRule="auto" w:line="360"/>
        <w:jc w:val="center"/>
        <w:outlineLvl w:val="0"/>
        <w:rPr>
          <w:rFonts w:ascii="Arial" w:hAnsi="Arial" w:cs="Arial"/>
          <w:strike/>
          <w:sz w:val="20"/>
          <w:szCs w:val="20"/>
          <w:lang w:val="en-US"/>
        </w:rPr>
      </w:pPr>
      <w:r>
        <w:rPr>
          <w:rFonts w:cs="Arial" w:ascii="Arial" w:hAnsi="Arial"/>
          <w:strike/>
          <w:sz w:val="20"/>
          <w:szCs w:val="20"/>
          <w:lang w:val="en-US"/>
        </w:rPr>
      </w:r>
    </w:p>
    <w:p>
      <w:pPr>
        <w:pStyle w:val="Normal"/>
        <w:numPr>
          <w:ilvl w:val="0"/>
          <w:numId w:val="0"/>
        </w:numPr>
        <w:spacing w:lineRule="auto" w:line="360"/>
        <w:jc w:val="center"/>
        <w:outlineLvl w:val="0"/>
        <w:rPr>
          <w:rFonts w:ascii="Arial" w:hAnsi="Arial" w:cs="Arial"/>
          <w:sz w:val="20"/>
          <w:szCs w:val="20"/>
          <w:lang w:val="en-US"/>
        </w:rPr>
      </w:pPr>
      <w:r>
        <w:rPr>
          <w:rFonts w:cs="Arial" w:ascii="Arial" w:hAnsi="Arial"/>
          <w:sz w:val="20"/>
          <w:szCs w:val="20"/>
          <w:vertAlign w:val="superscript"/>
          <w:lang w:val="en-US"/>
        </w:rPr>
        <w:t>1</w:t>
      </w:r>
      <w:r>
        <w:rPr>
          <w:rFonts w:cs="Arial" w:ascii="Arial" w:hAnsi="Arial"/>
          <w:sz w:val="20"/>
          <w:szCs w:val="20"/>
          <w:lang w:val="en-US"/>
        </w:rPr>
        <w:t xml:space="preserve"> Institute of Biochemistry and Molecular Biology, ZBMZ, Faculty of Medicine, University of Freiburg, 79104 Freiburg, Germany</w:t>
      </w:r>
    </w:p>
    <w:p>
      <w:pPr>
        <w:pStyle w:val="Normal"/>
        <w:numPr>
          <w:ilvl w:val="0"/>
          <w:numId w:val="0"/>
        </w:numPr>
        <w:spacing w:lineRule="auto" w:line="360"/>
        <w:jc w:val="center"/>
        <w:outlineLvl w:val="0"/>
        <w:rPr>
          <w:rFonts w:ascii="Arial" w:hAnsi="Arial" w:cs="Arial"/>
          <w:sz w:val="20"/>
          <w:szCs w:val="20"/>
          <w:lang w:val="en-US"/>
        </w:rPr>
      </w:pPr>
      <w:r>
        <w:rPr>
          <w:rFonts w:cs="Arial" w:ascii="Arial" w:hAnsi="Arial"/>
          <w:sz w:val="20"/>
          <w:szCs w:val="20"/>
          <w:vertAlign w:val="superscript"/>
          <w:lang w:val="en-US"/>
        </w:rPr>
        <w:t xml:space="preserve">2 </w:t>
      </w:r>
      <w:r>
        <w:rPr>
          <w:rFonts w:cs="Arial" w:ascii="Arial" w:hAnsi="Arial"/>
          <w:sz w:val="20"/>
          <w:szCs w:val="20"/>
          <w:lang w:val="en-US"/>
        </w:rPr>
        <w:t>Faculty of Biology, University of Freiburg, 79104 Freiburg, Germany</w:t>
      </w:r>
    </w:p>
    <w:p>
      <w:pPr>
        <w:pStyle w:val="Normal"/>
        <w:numPr>
          <w:ilvl w:val="0"/>
          <w:numId w:val="0"/>
        </w:numPr>
        <w:spacing w:lineRule="auto" w:line="360"/>
        <w:jc w:val="center"/>
        <w:outlineLvl w:val="0"/>
        <w:rPr>
          <w:rFonts w:ascii="Arial" w:hAnsi="Arial" w:cs="Arial"/>
          <w:sz w:val="20"/>
          <w:szCs w:val="20"/>
          <w:lang w:val="en-US"/>
        </w:rPr>
      </w:pPr>
      <w:r>
        <w:rPr>
          <w:rFonts w:cs="Arial" w:ascii="Arial" w:hAnsi="Arial"/>
          <w:sz w:val="20"/>
          <w:szCs w:val="20"/>
          <w:vertAlign w:val="superscript"/>
          <w:lang w:val="en-US"/>
        </w:rPr>
        <w:t xml:space="preserve">3 </w:t>
      </w:r>
      <w:r>
        <w:rPr>
          <w:rFonts w:cs="Arial" w:ascii="Arial" w:hAnsi="Arial"/>
          <w:sz w:val="20"/>
          <w:szCs w:val="20"/>
          <w:lang w:val="en-US"/>
        </w:rPr>
        <w:t>Mechanisms of Cellular Quality Control, Max Planck Institute of Biophysics, 60438 Frankfurt am Main, Germany</w:t>
      </w:r>
    </w:p>
    <w:p>
      <w:pPr>
        <w:pStyle w:val="Normal"/>
        <w:numPr>
          <w:ilvl w:val="0"/>
          <w:numId w:val="0"/>
        </w:numPr>
        <w:spacing w:lineRule="auto" w:line="360"/>
        <w:jc w:val="center"/>
        <w:outlineLvl w:val="0"/>
        <w:rPr>
          <w:rFonts w:ascii="Arial" w:hAnsi="Arial" w:cs="Arial"/>
          <w:sz w:val="20"/>
          <w:szCs w:val="20"/>
          <w:vertAlign w:val="superscript"/>
          <w:lang w:val="en-US"/>
        </w:rPr>
      </w:pPr>
      <w:r>
        <w:rPr>
          <w:rFonts w:cs="Arial" w:ascii="Arial" w:hAnsi="Arial"/>
          <w:sz w:val="20"/>
          <w:szCs w:val="20"/>
          <w:vertAlign w:val="superscript"/>
          <w:lang w:val="en-US"/>
        </w:rPr>
        <w:t>4</w:t>
      </w:r>
      <w:r>
        <w:rPr>
          <w:rFonts w:cs="Arial" w:ascii="Arial" w:hAnsi="Arial"/>
          <w:sz w:val="20"/>
          <w:szCs w:val="20"/>
          <w:lang w:val="en-US"/>
        </w:rPr>
        <w:t xml:space="preserve"> Spemann Graduate School of Biology and Medicine (SGBM), University of Freiburg, 79104 Freiburg, Germany</w:t>
      </w:r>
    </w:p>
    <w:p>
      <w:pPr>
        <w:pStyle w:val="Normal"/>
        <w:numPr>
          <w:ilvl w:val="0"/>
          <w:numId w:val="0"/>
        </w:numPr>
        <w:spacing w:lineRule="auto" w:line="360"/>
        <w:jc w:val="center"/>
        <w:outlineLvl w:val="0"/>
        <w:rPr>
          <w:rFonts w:ascii="Arial" w:hAnsi="Arial" w:cs="Arial"/>
          <w:sz w:val="20"/>
          <w:szCs w:val="20"/>
          <w:lang w:val="en-US"/>
        </w:rPr>
      </w:pPr>
      <w:r>
        <w:rPr>
          <w:rFonts w:cs="Arial" w:ascii="Arial" w:hAnsi="Arial"/>
          <w:sz w:val="20"/>
          <w:szCs w:val="20"/>
          <w:vertAlign w:val="superscript"/>
          <w:lang w:val="en-US"/>
        </w:rPr>
        <w:t>5</w:t>
      </w:r>
      <w:r>
        <w:rPr>
          <w:rFonts w:cs="Arial" w:ascii="Arial" w:hAnsi="Arial"/>
          <w:sz w:val="20"/>
          <w:szCs w:val="20"/>
          <w:lang w:val="en-US"/>
        </w:rPr>
        <w:t xml:space="preserve"> Department for Biochemistry and Cell Biology, University of Vienna, Center for Molecular Biology, Vienna Biocenter Campus (VBC), Dr. Bohr-Gasse 9, 1030 Vienna, Austria</w:t>
      </w:r>
    </w:p>
    <w:p>
      <w:pPr>
        <w:pStyle w:val="Normal"/>
        <w:numPr>
          <w:ilvl w:val="0"/>
          <w:numId w:val="0"/>
        </w:numPr>
        <w:spacing w:lineRule="auto" w:line="360"/>
        <w:jc w:val="center"/>
        <w:outlineLvl w:val="0"/>
        <w:rPr>
          <w:rFonts w:ascii="Arial" w:hAnsi="Arial" w:cs="Arial"/>
          <w:sz w:val="20"/>
          <w:szCs w:val="20"/>
          <w:lang w:val="en-US"/>
        </w:rPr>
      </w:pPr>
      <w:r>
        <w:rPr>
          <w:rFonts w:cs="Arial" w:ascii="Arial" w:hAnsi="Arial"/>
          <w:sz w:val="20"/>
          <w:szCs w:val="20"/>
          <w:vertAlign w:val="superscript"/>
          <w:lang w:val="en-US"/>
        </w:rPr>
        <w:t>6</w:t>
      </w:r>
      <w:r>
        <w:rPr>
          <w:rFonts w:cs="Arial" w:ascii="Arial" w:hAnsi="Arial"/>
          <w:sz w:val="20"/>
          <w:szCs w:val="20"/>
          <w:lang w:val="en-US"/>
        </w:rPr>
        <w:t xml:space="preserve"> Mass Spectrometry Facility, Max Perutz Labs, Vienna Biocenter Campus (VBC), Dr. Bohr-Gasse 7, Vienna, Austria</w:t>
      </w:r>
    </w:p>
    <w:p>
      <w:pPr>
        <w:pStyle w:val="Normal"/>
        <w:numPr>
          <w:ilvl w:val="0"/>
          <w:numId w:val="0"/>
        </w:numPr>
        <w:spacing w:lineRule="auto" w:line="360"/>
        <w:jc w:val="center"/>
        <w:outlineLvl w:val="0"/>
        <w:rPr>
          <w:rFonts w:ascii="Arial" w:hAnsi="Arial" w:cs="Arial"/>
          <w:sz w:val="20"/>
          <w:szCs w:val="20"/>
          <w:lang w:val="en-US"/>
        </w:rPr>
      </w:pPr>
      <w:r>
        <w:rPr>
          <w:rFonts w:cs="Arial" w:ascii="Arial" w:hAnsi="Arial"/>
          <w:sz w:val="20"/>
          <w:szCs w:val="20"/>
          <w:vertAlign w:val="superscript"/>
          <w:lang w:val="en-US"/>
        </w:rPr>
        <w:t xml:space="preserve">7 </w:t>
      </w:r>
      <w:r>
        <w:rPr>
          <w:rFonts w:cs="Arial" w:ascii="Arial" w:hAnsi="Arial"/>
          <w:sz w:val="20"/>
          <w:szCs w:val="20"/>
          <w:lang w:val="en-US"/>
        </w:rPr>
        <w:t>Freiburg Center for Data Analysis and Modelling (FDM), University of Freiburg, Ernst-Zermelo-Strasse 1, 79104 Freiburg, Germany</w:t>
      </w:r>
    </w:p>
    <w:p>
      <w:pPr>
        <w:pStyle w:val="Normal"/>
        <w:numPr>
          <w:ilvl w:val="0"/>
          <w:numId w:val="0"/>
        </w:numPr>
        <w:spacing w:lineRule="auto" w:line="360"/>
        <w:jc w:val="center"/>
        <w:outlineLvl w:val="0"/>
        <w:rPr>
          <w:rFonts w:ascii="Arial" w:hAnsi="Arial" w:cs="Arial"/>
          <w:sz w:val="20"/>
          <w:szCs w:val="20"/>
          <w:vertAlign w:val="superscript"/>
          <w:lang w:val="en-US"/>
        </w:rPr>
      </w:pPr>
      <w:r>
        <w:rPr>
          <w:rFonts w:cs="Arial" w:ascii="Arial" w:hAnsi="Arial"/>
          <w:sz w:val="20"/>
          <w:szCs w:val="20"/>
          <w:vertAlign w:val="superscript"/>
          <w:lang w:val="en-US"/>
        </w:rPr>
        <w:t>8</w:t>
      </w:r>
      <w:r>
        <w:rPr>
          <w:rFonts w:cs="Arial" w:ascii="Arial" w:hAnsi="Arial"/>
          <w:sz w:val="20"/>
          <w:szCs w:val="20"/>
          <w:lang w:val="en-US"/>
        </w:rPr>
        <w:t xml:space="preserve"> CIBSS - Centre for Integrative Biological Signalling Studies, University of Freiburg, 79104 Freiburg, Germany</w:t>
      </w:r>
    </w:p>
    <w:p>
      <w:pPr>
        <w:pStyle w:val="Normal"/>
        <w:numPr>
          <w:ilvl w:val="0"/>
          <w:numId w:val="0"/>
        </w:numPr>
        <w:spacing w:lineRule="auto" w:line="360"/>
        <w:jc w:val="center"/>
        <w:outlineLvl w:val="0"/>
        <w:rPr>
          <w:rFonts w:ascii="Arial" w:hAnsi="Arial" w:cs="Arial"/>
          <w:sz w:val="20"/>
          <w:szCs w:val="20"/>
          <w:vertAlign w:val="superscript"/>
          <w:lang w:val="en-US"/>
        </w:rPr>
      </w:pPr>
      <w:r>
        <w:rPr>
          <w:rFonts w:cs="Arial" w:ascii="Arial" w:hAnsi="Arial"/>
          <w:sz w:val="20"/>
          <w:szCs w:val="20"/>
          <w:vertAlign w:val="superscript"/>
          <w:lang w:val="en-US"/>
        </w:rPr>
        <w:t>9</w:t>
      </w:r>
      <w:r>
        <w:rPr>
          <w:rFonts w:cs="Arial" w:ascii="Arial" w:hAnsi="Arial"/>
          <w:sz w:val="20"/>
          <w:szCs w:val="20"/>
          <w:lang w:val="en-US"/>
        </w:rPr>
        <w:t xml:space="preserve"> Institute of Physics, University of Freiburg, Hermann-Herder-Strasse 3, 79104 Freiburg</w:t>
      </w:r>
    </w:p>
    <w:p>
      <w:pPr>
        <w:pStyle w:val="Normal"/>
        <w:numPr>
          <w:ilvl w:val="0"/>
          <w:numId w:val="0"/>
        </w:numPr>
        <w:spacing w:lineRule="auto" w:line="360"/>
        <w:jc w:val="center"/>
        <w:outlineLvl w:val="0"/>
        <w:rPr>
          <w:rFonts w:ascii="Arial" w:hAnsi="Arial" w:cs="Arial"/>
          <w:sz w:val="20"/>
          <w:szCs w:val="20"/>
          <w:lang w:val="en-US"/>
        </w:rPr>
      </w:pPr>
      <w:r>
        <w:rPr>
          <w:rFonts w:cs="Arial" w:ascii="Arial" w:hAnsi="Arial"/>
          <w:sz w:val="20"/>
          <w:szCs w:val="20"/>
          <w:vertAlign w:val="superscript"/>
          <w:lang w:val="en-US"/>
        </w:rPr>
        <w:t xml:space="preserve">10 </w:t>
      </w:r>
      <w:r>
        <w:rPr>
          <w:rFonts w:cs="Arial" w:ascii="Arial" w:hAnsi="Arial"/>
          <w:sz w:val="20"/>
          <w:szCs w:val="20"/>
          <w:lang w:val="en-US"/>
        </w:rPr>
        <w:t>Central Electron Microscopy Facility, Max Planck Institute of Biophysics, 60438 Frankfurt am Main, Germany</w:t>
      </w:r>
    </w:p>
    <w:p>
      <w:pPr>
        <w:pStyle w:val="Normal"/>
        <w:numPr>
          <w:ilvl w:val="0"/>
          <w:numId w:val="0"/>
        </w:numPr>
        <w:spacing w:lineRule="auto" w:line="360"/>
        <w:jc w:val="center"/>
        <w:outlineLvl w:val="0"/>
        <w:rPr>
          <w:rFonts w:ascii="Arial" w:hAnsi="Arial" w:cs="Arial"/>
          <w:sz w:val="20"/>
          <w:szCs w:val="20"/>
          <w:lang w:val="en-US"/>
        </w:rPr>
      </w:pPr>
      <w:r>
        <w:rPr>
          <w:rFonts w:cs="Arial" w:ascii="Arial" w:hAnsi="Arial"/>
          <w:sz w:val="20"/>
          <w:szCs w:val="20"/>
          <w:lang w:val="en-US"/>
        </w:rPr>
      </w:r>
    </w:p>
    <w:p>
      <w:pPr>
        <w:pStyle w:val="NoSpacing"/>
        <w:spacing w:lineRule="auto" w:line="360" w:before="0" w:after="0"/>
        <w:contextualSpacing/>
        <w:rPr>
          <w:sz w:val="20"/>
          <w:szCs w:val="20"/>
          <w:lang w:val="en-US"/>
        </w:rPr>
      </w:pPr>
      <w:r>
        <w:rPr>
          <w:sz w:val="20"/>
          <w:szCs w:val="20"/>
          <w:lang w:val="en-US"/>
        </w:rPr>
        <w:t>* These authors contributed equally.</w:t>
      </w:r>
    </w:p>
    <w:p>
      <w:pPr>
        <w:pStyle w:val="NoSpacing"/>
        <w:spacing w:lineRule="auto" w:line="360" w:before="0" w:after="0"/>
        <w:contextualSpacing/>
        <w:rPr>
          <w:sz w:val="20"/>
          <w:szCs w:val="20"/>
          <w:lang w:val="en-US"/>
        </w:rPr>
      </w:pPr>
      <w:r>
        <w:rPr>
          <w:sz w:val="20"/>
          <w:szCs w:val="20"/>
          <w:lang w:val="en-US"/>
        </w:rPr>
      </w:r>
    </w:p>
    <w:p>
      <w:pPr>
        <w:pStyle w:val="NoSpacing"/>
        <w:spacing w:lineRule="auto" w:line="360" w:before="0" w:after="0"/>
        <w:contextualSpacing/>
        <w:rPr>
          <w:sz w:val="20"/>
          <w:szCs w:val="20"/>
          <w:lang w:val="en-US"/>
        </w:rPr>
      </w:pPr>
      <w:r>
        <w:rPr>
          <w:sz w:val="20"/>
          <w:szCs w:val="20"/>
          <w:lang w:val="en-US"/>
        </w:rPr>
        <w:t xml:space="preserve">§ correspondence should be addressed to: </w:t>
      </w:r>
    </w:p>
    <w:p>
      <w:pPr>
        <w:pStyle w:val="NoSpacing"/>
        <w:spacing w:lineRule="auto" w:line="360" w:before="0" w:after="0"/>
        <w:contextualSpacing/>
        <w:rPr>
          <w:sz w:val="20"/>
          <w:szCs w:val="20"/>
          <w:lang w:val="en-US"/>
        </w:rPr>
      </w:pPr>
      <w:r>
        <w:rPr>
          <w:sz w:val="20"/>
          <w:szCs w:val="20"/>
          <w:lang w:val="en-US"/>
        </w:rPr>
        <w:t xml:space="preserve">Florian Wilfling florian.wilfling@biophys.mpg.de and </w:t>
      </w:r>
    </w:p>
    <w:p>
      <w:pPr>
        <w:pStyle w:val="NoSpacing"/>
        <w:spacing w:lineRule="auto" w:line="360" w:before="0" w:after="0"/>
        <w:contextualSpacing/>
        <w:rPr>
          <w:sz w:val="20"/>
          <w:szCs w:val="20"/>
          <w:lang w:val="de-DE"/>
        </w:rPr>
      </w:pPr>
      <w:r>
        <w:rPr>
          <w:sz w:val="20"/>
          <w:szCs w:val="20"/>
          <w:lang w:val="de-DE"/>
        </w:rPr>
        <w:t>Claudine Kraft kraft@biochemie.uni-freiburg.de</w:t>
      </w:r>
    </w:p>
    <w:p>
      <w:pPr>
        <w:pStyle w:val="Normal"/>
        <w:spacing w:lineRule="auto" w:line="360"/>
        <w:jc w:val="center"/>
        <w:rPr>
          <w:rFonts w:ascii="Arial" w:hAnsi="Arial" w:cs="Arial"/>
          <w:color w:themeColor="text1" w:val="000000"/>
          <w:sz w:val="22"/>
          <w:szCs w:val="22"/>
          <w:lang w:val="de-DE"/>
        </w:rPr>
      </w:pPr>
      <w:r>
        <w:rPr>
          <w:rFonts w:cs="Arial" w:ascii="Arial" w:hAnsi="Arial"/>
          <w:color w:themeColor="text1" w:val="000000"/>
          <w:sz w:val="22"/>
          <w:szCs w:val="22"/>
          <w:lang w:val="de-DE"/>
        </w:rPr>
      </w:r>
    </w:p>
    <w:p>
      <w:pPr>
        <w:pStyle w:val="Normal"/>
        <w:spacing w:lineRule="auto" w:line="360"/>
        <w:jc w:val="center"/>
        <w:rPr>
          <w:rFonts w:ascii="Arial" w:hAnsi="Arial" w:cs="Arial"/>
          <w:color w:themeColor="text1" w:val="000000"/>
          <w:sz w:val="22"/>
          <w:szCs w:val="22"/>
          <w:lang w:val="de-DE"/>
        </w:rPr>
      </w:pPr>
      <w:r>
        <w:rPr>
          <w:rFonts w:cs="Arial" w:ascii="Arial" w:hAnsi="Arial"/>
          <w:color w:themeColor="text1" w:val="000000"/>
          <w:sz w:val="22"/>
          <w:szCs w:val="22"/>
          <w:lang w:val="de-DE"/>
        </w:rPr>
      </w:r>
    </w:p>
    <w:p>
      <w:pPr>
        <w:pStyle w:val="Normal"/>
        <w:spacing w:lineRule="auto" w:line="360"/>
        <w:jc w:val="center"/>
        <w:rPr>
          <w:rFonts w:ascii="Arial" w:hAnsi="Arial" w:cs="Arial"/>
          <w:color w:themeColor="text1" w:val="000000"/>
          <w:sz w:val="22"/>
          <w:szCs w:val="22"/>
          <w:lang w:val="de-DE"/>
        </w:rPr>
      </w:pPr>
      <w:r>
        <w:rPr>
          <w:rFonts w:cs="Arial" w:ascii="Arial" w:hAnsi="Arial"/>
          <w:color w:themeColor="text1" w:val="000000"/>
          <w:sz w:val="22"/>
          <w:szCs w:val="22"/>
          <w:lang w:val="de-DE"/>
        </w:rPr>
      </w:r>
    </w:p>
    <w:p>
      <w:pPr>
        <w:pStyle w:val="Normal"/>
        <w:spacing w:lineRule="auto" w:line="360"/>
        <w:rPr>
          <w:rFonts w:ascii="Arial" w:hAnsi="Arial" w:cs="Arial"/>
          <w:color w:themeColor="text1" w:val="000000"/>
          <w:sz w:val="22"/>
          <w:szCs w:val="22"/>
          <w:lang w:val="en-US"/>
        </w:rPr>
      </w:pPr>
      <w:r>
        <w:rPr>
          <w:rFonts w:cs="Arial" w:ascii="Arial" w:hAnsi="Arial"/>
          <w:color w:themeColor="text1" w:val="000000"/>
          <w:sz w:val="22"/>
          <w:szCs w:val="22"/>
          <w:lang w:val="en-US"/>
        </w:rPr>
        <w:t>Running title: Phase separation on cargo drives selective autophagy</w:t>
      </w:r>
    </w:p>
    <w:p>
      <w:pPr>
        <w:pStyle w:val="Normal"/>
        <w:spacing w:lineRule="auto" w:line="360"/>
        <w:rPr>
          <w:rFonts w:ascii="Arial" w:hAnsi="Arial" w:cs="Arial"/>
          <w:color w:themeColor="text1" w:val="000000"/>
          <w:sz w:val="22"/>
          <w:szCs w:val="22"/>
          <w:lang w:val="en-US"/>
        </w:rPr>
      </w:pPr>
      <w:r>
        <w:rPr>
          <w:rFonts w:cs="Arial" w:ascii="Arial" w:hAnsi="Arial"/>
          <w:color w:themeColor="text1" w:val="000000"/>
          <w:sz w:val="22"/>
          <w:szCs w:val="22"/>
          <w:lang w:val="en-US"/>
        </w:rPr>
        <w:t>Keywords: autophagy, Atg11, phase separation, PAS, avidity</w:t>
      </w:r>
      <w:r>
        <w:br w:type="page"/>
      </w:r>
    </w:p>
    <w:p>
      <w:pPr>
        <w:pStyle w:val="Normal"/>
        <w:spacing w:lineRule="auto" w:line="360" w:before="0" w:after="0"/>
        <w:jc w:val="both"/>
        <w:rPr>
          <w:rFonts w:ascii="Arial" w:hAnsi="Arial" w:cs="Arial"/>
          <w:b/>
          <w:bCs/>
          <w:color w:themeColor="text1" w:val="000000"/>
          <w:sz w:val="22"/>
          <w:szCs w:val="22"/>
          <w:lang w:val="en-US"/>
        </w:rPr>
      </w:pPr>
      <w:r>
        <w:rPr>
          <w:rFonts w:cs="Arial" w:ascii="Arial" w:hAnsi="Arial"/>
          <w:b/>
          <w:bCs/>
          <w:color w:themeColor="text1" w:val="000000"/>
          <w:sz w:val="22"/>
          <w:szCs w:val="22"/>
          <w:lang w:val="en-US"/>
        </w:rPr>
        <w:t xml:space="preserve">Summary: </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r>
    </w:p>
    <w:p>
      <w:pPr>
        <w:pStyle w:val="Normal"/>
        <w:spacing w:lineRule="auto" w:line="360"/>
        <w:jc w:val="both"/>
        <w:rPr>
          <w:rFonts w:ascii="Arial" w:hAnsi="Arial" w:cs="Arial"/>
          <w:strike/>
          <w:color w:themeColor="text1" w:val="000000"/>
          <w:sz w:val="22"/>
          <w:szCs w:val="22"/>
          <w:lang w:val="en-US"/>
        </w:rPr>
      </w:pPr>
      <w:r>
        <w:rPr>
          <w:rFonts w:cs="Arial" w:ascii="Arial" w:hAnsi="Arial"/>
          <w:color w:themeColor="text1" w:val="000000"/>
          <w:sz w:val="22"/>
          <w:szCs w:val="22"/>
          <w:lang w:val="en-US"/>
        </w:rPr>
        <w:t xml:space="preserve">Autophagy is a key cellular quality control mechanism. Nutrient stress triggers bulk autophagy, which non-selectively degrades cytoplasmic material upon formation and liquid-liquid phase separation of the Autophagy-Related Gene 1 (Atg1) complex. In contrast, selective autophagy eliminates protein aggregates, damaged organelles, and other cargo that are targeted by an autophagy receptor. Phase separation of cargo has been observed, but its regulation and impact on selective autophagy are poorly understood. Here, we find that key autophagy biogenesis factors phase separate into initiation hubs at cargo surfaces in yeast, subsequently maturing into sites that drive phagophore nucleation. This phase separation is dependent on multivalent, low-affinity interactions between autophagy receptors and cargo, creating a dynamic cargo surface. Intriguingly, high-affinity interactions between autophagy receptors and cargo complexes block initiation hub formation and autophagy progression. Using these principles, we converted </w:t>
      </w:r>
      <w:bookmarkStart w:id="0" w:name="_Hlk155700143"/>
      <w:r>
        <w:rPr>
          <w:rFonts w:cs="Arial" w:ascii="Arial" w:hAnsi="Arial"/>
          <w:color w:themeColor="text1" w:val="000000"/>
          <w:sz w:val="22"/>
          <w:szCs w:val="22"/>
          <w:lang w:val="en-US"/>
        </w:rPr>
        <w:t>the mammalian reovirus nonstructural protein µNS, which accumulates as particles in the yeast cytoplasm that are not degraded, into a neo-cargo that is degraded by selective autophagy</w:t>
      </w:r>
      <w:bookmarkEnd w:id="0"/>
      <w:r>
        <w:rPr>
          <w:rFonts w:cs="Arial" w:ascii="Arial" w:hAnsi="Arial"/>
          <w:color w:themeColor="text1" w:val="000000"/>
          <w:sz w:val="22"/>
          <w:szCs w:val="22"/>
          <w:lang w:val="en-US"/>
        </w:rPr>
        <w:t xml:space="preserve">. We show that initiation hubs also form at the endoplasmic reticulum during mitophagy in human cells. Overall, our findings suggest that regulated phase separation underscores the initiation of both bulk and selective autophagy in evolutionarily diverse organisms. </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t xml:space="preserve">Autophagy is a highly versatile cellular degradation pathway that targets diverse components, ranging from membrane-bound organelles to distinct protein complexes. Bulk autophagy, also known as non-selective autophagy, involves the non-specific engulfment and degradation of cytoplasmic material within autophagosomes. Starvation induces the formation of the autophagy-initiating Atg1 complex </w:t>
      </w:r>
      <w:r>
        <w:fldChar w:fldCharType="begin"/>
      </w:r>
      <w:r>
        <w:rPr>
          <w:sz w:val="22"/>
          <w:szCs w:val="22"/>
          <w:rFonts w:cs="Arial" w:ascii="Arial" w:hAnsi="Arial"/>
          <w:color w:themeColor="text1" w:val="000000"/>
          <w:lang w:val="en-US"/>
        </w:rPr>
        <w:instrText xml:space="preserve">ADDIN ZOTERO_ITEM CSL_CITATION {"citationID":"ZxQinTfB","properties":{"formattedCitation":"\\super 1,2\\nosupersub{}","plainCitation":"1,2","noteIndex":0},"citationItems":[{"id":599,"uris":["http://zotero.org/users/local/pqnyHZtz/items/DRW7Q3RF"],"itemData":{"id":599,"type":"article-journal","abstract":"For determination of the physiological role and mechanism of vacuolar proteolysis in the yeast Saccharomyces cerevisiae, mutant cells lacking proteinase A, B, and carboxypeptidase Y were transferred from a nutrient medium to a synthetic medium devoid of various nutrients and morphological changes of their vacuoles were investigated. After incubation for 1 h in nutrient-deficient media, a few spherical bodies appeared in the vacuoles and moved actively by Brownian movement. These bodies gradually increased in number and after 3 h they filled the vacuoles almost completely. During their accumulation, the volume of the vacuolar compartment also increased. Electron microscopic examination showed that these bodies were surrounded by a unit membrane which appeared thinner than any other intracellular membrane. The contents of the bodies were morphologically indistinguishable from the cytosol; these bodies contained cytoplasmic ribosomes, RER, mitochondria, lipid granules and glycogen granules, and the density of the cytoplasmic ribosomes in the bodies was almost the same as that of ribosomes in the cytosol. The diameter of the bodies ranged from 400 to 900 nm. Vacuoles that had accumulated these bodies were prepared by a modification of the method of Ohsumi and Anraku (Ohsumi, Y., and Y. Anraku. 1981. J. Biol. Chem. 256:2079-2082). The isolated vacuoles contained ribosomes and showed latent activity of the cytosolic enzyme glucose-6-phosphate dehydrogenase. These results suggest that these bodies sequestered the cytosol in the vacuoles. We named these spherical bodies \"autophagic bodies.\" Accumulation of autophagic bodies in the vacuoles was induced not only by nitrogen starvation, but also by depletion of nutrients such as carbon and single amino acids that caused cessation of the cell cycle. Genetic analysis revealed that the accumulation of autophagic bodies in the vacuoles was the result of lack of the PRB1 product proteinase B, and disruption of the PRB1 gene confirmed this result. In the presence of PMSF, wild-type cells accumulated autophagic bodies in the vacuoles under nutrient-deficient conditions in the same manner as did multiple protease-deficient mutants or cells with a disrupted PRB1 gene. As the autophagic bodies disappeared rapidly after removal of PMSF from cultures of normal cells, they must be an intermediate in the normal autophagic process. This is the first report that nutrient-deficient conditions induce extensive autophagic degradation of cytosolic components in the vacuoles of yeast cells.","container-title":"The Journal of Cell Biology","DOI":"10.1083/jcb.119.2.301","ISSN":"0021-9525","issue":"2","journalAbbreviation":"J Cell Biol","language":"eng","note":"PMID: 1400575\nPMCID: PMC2289660","page":"301-311","source":"PubMed","title":"Autophagy in yeast demonstrated with proteinase-deficient mutants and conditions for its induction","volume":"119","author":[{"family":"Takeshige","given":"K."},{"family":"Baba","given":"M."},{"family":"Tsuboi","given":"S."},{"family":"Noda","given":"T."},{"family":"Ohsumi","given":"Y."}],"issued":{"date-parts":[["1992",10]]}}},{"id":487,"uris":["http://zotero.org/users/local/pqnyHZtz/items/I5YBRUSV"],"itemData":{"id":487,"type":"article-journal","abstract":"Autophagosome formation, a landmark event in autophagy, is accomplished by the concerted actions of Atg proteins. Among all Atg proteins, Atg1 kinase in yeast and its counterpart in higher eukaryotes, ULK1 kinase, function as the most upstream factor in this process and mediate autophagy initiation. In this review, we summarize current knowledge of the structure, molecular function, and regulation of Atg1 family kinases in the initiation of autophagy.","container-title":"Cellular and Molecular Life Sciences","DOI":"10.1007/s00018-015-1917-z","ISSN":"1420-682X","issue":"16","journalAbbreviation":"Cell Mol Life Sci","note":"PMID: 25948417\nPMCID: PMC4506457","page":"3083-3096","source":"PubMed Central","title":"Atg1 family kinases in autophagy initiation","volume":"72","author":[{"family":"Noda","given":"Nobuo N."},{"family":"Fujioka","given":"Yuko"}],"issued":{"date-parts":[["2015"]]}}}],"schema":"https://github.com/citation-style-language/schema/raw/master/csl-citation.json"}</w:instrTex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separate"/>
      </w:r>
      <w:r>
        <w:rPr>
          <w:rFonts w:cs="Arial" w:ascii="Arial" w:hAnsi="Arial"/>
          <w:color w:themeColor="text1" w:val="000000"/>
          <w:sz w:val="22"/>
          <w:szCs w:val="22"/>
          <w:lang w:val="en-US"/>
        </w:rPr>
      </w:r>
      <w:r>
        <w:rPr>
          <w:rFonts w:cs="Arial" w:ascii="Arial" w:hAnsi="Arial"/>
          <w:color w:val="000000"/>
          <w:kern w:val="0"/>
          <w:sz w:val="22"/>
          <w:vertAlign w:val="superscript"/>
          <w:lang w:val="en-GB"/>
        </w:rPr>
        <w:t>1,2</w: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end"/>
      </w:r>
      <w:r>
        <w:rPr>
          <w:rFonts w:cs="Arial" w:ascii="Arial" w:hAnsi="Arial"/>
          <w:color w:themeColor="text1" w:val="000000"/>
          <w:sz w:val="22"/>
          <w:szCs w:val="22"/>
          <w:lang w:val="en-US"/>
        </w:rPr>
        <w:t xml:space="preserve">. Under nutrient-rich conditions, autophagy and Atg1 complex formation are inhibited due to target of rapamycin complex 1 (TORC1)-mediated phosphorylation of Atg13, a member of the Atg1 complex </w:t>
      </w:r>
      <w:r>
        <w:fldChar w:fldCharType="begin"/>
      </w:r>
      <w:r>
        <w:rPr>
          <w:sz w:val="22"/>
          <w:szCs w:val="22"/>
          <w:rFonts w:cs="Arial" w:ascii="Arial" w:hAnsi="Arial"/>
          <w:color w:themeColor="text1" w:val="000000"/>
          <w:lang w:val="en-US"/>
        </w:rPr>
        <w:instrText xml:space="preserve">ADDIN ZOTERO_ITEM CSL_CITATION {"citationID":"boSanm6t","properties":{"formattedCitation":"\\super 3\\nosupersub{}","plainCitation":"3","noteIndex":0},"citationItems":[{"id":490,"uris":["http://zotero.org/users/local/pqnyHZtz/items/Z2DLRZS5"],"itemData":{"id":490,"type":"article-journal","abstract":"Autophagy is a bulk proteolytic process that is indispensable for cell survival during starvation. Autophagy is induced by nutrient deprivation via inactivation of the rapamycin-sensitive Tor complex1 (TORC1), a protein kinase complex regulating cell growth in response to nutrient conditions. However, the mechanism by which TORC1 controls autophagy and the direct target of TORC1 activity remain unclear. Atg13 is an essential regulatory component of autophagy upstream of the Atg1 kinase complex, and here we show that yeast TORC1 directly phosphorylates Atg13 at multiple Ser residues. Additionally, expression of an unphosphorylatable Atg13 mutant bypasses the TORC1 pathway to induce autophagy through activation of Atg1 in cells growing under nutrient-rich conditions. Our findings suggest that the direct control of the Atg1 complex by TORC1 induces autophagy.","container-title":"Molecular and Cellular Biology","DOI":"10.1128/MCB.01344-09","ISSN":"null","issue":"4","note":"publisher: Taylor &amp; Francis\n_eprint: https://doi.org/10.1128/MCB.01344-09\nPMID: 19995911","page":"1049-1058","source":"Taylor and Francis+NEJM","title":"Tor Directly Controls the Atg1 Kinase Complex To Regulate Autophagy","volume":"30","author":[{"family":"Kamada","given":"Yoshiaki"},{"family":"Yoshino","given":"Ken-ichi"},{"family":"Kondo","given":"Chika"},{"family":"Kawamata","given":"Tomoko"},{"family":"Oshiro","given":"Noriko"},{"family":"Yonezawa","given":"Kazuyoshi"},{"family":"Ohsumi","given":"Yoshinori"}],"issued":{"date-parts":[["2010",2,1]]}}}],"schema":"https://github.com/citation-style-language/schema/raw/master/csl-citation.json"}</w:instrTex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separate"/>
      </w:r>
      <w:r>
        <w:rPr>
          <w:rFonts w:cs="Arial" w:ascii="Arial" w:hAnsi="Arial"/>
          <w:color w:themeColor="text1" w:val="000000"/>
          <w:sz w:val="22"/>
          <w:szCs w:val="22"/>
          <w:lang w:val="en-US"/>
        </w:rPr>
      </w:r>
      <w:r>
        <w:rPr>
          <w:rFonts w:cs="Arial" w:ascii="Arial" w:hAnsi="Arial"/>
          <w:color w:val="000000"/>
          <w:kern w:val="0"/>
          <w:sz w:val="22"/>
          <w:vertAlign w:val="superscript"/>
          <w:lang w:val="en-US"/>
        </w:rPr>
        <w:t>3</w: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end"/>
      </w:r>
      <w:r>
        <w:rPr>
          <w:rFonts w:cs="Arial" w:ascii="Arial" w:hAnsi="Arial"/>
          <w:color w:themeColor="text1" w:val="000000"/>
          <w:sz w:val="22"/>
          <w:szCs w:val="22"/>
          <w:lang w:val="en-US"/>
        </w:rPr>
        <w:t xml:space="preserve">. In contrast, starvation inhibits TORC1, promotes Atg1 complex assembly, and activates the Atg1 kinase </w:t>
      </w:r>
      <w:r>
        <w:fldChar w:fldCharType="begin"/>
      </w:r>
      <w:r>
        <w:rPr>
          <w:sz w:val="22"/>
          <w:szCs w:val="22"/>
          <w:rFonts w:cs="Arial" w:ascii="Arial" w:hAnsi="Arial"/>
          <w:color w:themeColor="text1" w:val="000000"/>
          <w:lang w:val="en-US"/>
        </w:rPr>
        <w:instrText xml:space="preserve">ADDIN ZOTERO_ITEM CSL_CITATION {"citationID":"DE3u8cR9","properties":{"formattedCitation":"\\super 4\\uc0\\u8211{}6\\nosupersub{}","plainCitation":"4–6","noteIndex":0},"citationItems":[{"id":492,"uris":["http://zotero.org/users/local/pqnyHZtz/items/4B2ZYUD9"],"itemData":{"id":492,"type":"article-journal","abstract":"Autophagy is a membrane trafficking to vacuole/lysosome induced by nutrient starvation. In Saccharomyces cerevisiae, Tor protein, a phosphatidylinositol kinase-related kinase, is involved in the repression of autophagy induction by a largely unknown mechanism. Here, we show that the protein kinase activity of Apg1 is enhanced by starvation or rapamycin treatment. In addition, we have also found that Apg13, which binds to and activates Apg1, is hyperphosphorylated in a Tor-dependent manner, reducing its affinity to Apg1. This Apg1–Apg13 association is required for autophagy, but not for the cytoplasm-to-vacuole targeting (Cvt) pathway, another vesicular transport mechanism in which factors essential for autophagy (Apg proteins) are also employed under vegetative growth conditions. Finally, other Apg1-associating proteins, such as Apg17 and Cvt9, are shown to function specifically in autophagy or the Cvt pathway, respectively, suggesting that the Apg1 complex plays an important role in switching between two distinct vesicular transport systems in a nutrient-dependent manner.","container-title":"Journal of Cell Biology","DOI":"10.1083/jcb.150.6.1507","ISSN":"0021-9525","issue":"6","journalAbbreviation":"Journal of Cell Biology","page":"1507-1513","source":"Silverchair","title":"Tor-Mediated Induction of Autophagy via an Apg1 Protein Kinase Complex","volume":"150","author":[{"family":"Kamada","given":"Yoshiaki"},{"family":"Funakoshi","given":"Tomoko"},{"family":"Shintani","given":"Takahiro"},{"family":"Nagano","given":"Kazuya"},{"family":"Ohsumi","given":"Mariko"},{"family":"Ohsumi","given":"Yoshinori"}],"issued":{"date-parts":[["2000",9,18]]}}},{"id":495,"uris":["http://zotero.org/users/local/pqnyHZtz/items/FSWPSH5P"],"itemData":{"id":495,"type":"article-journal","abstract":"Autophagy initiates with the assembly of a preautophagosomal structure (PAS), triggered by the yeast Atg1 complex. Ohsumi, Noda and colleagues present the crystal structures of Atg13–Atg1 and Atg13–Atg17, revealing how starvation-induced dephosphorylation of Atg13 triggers formationof the Atg1 complex and PAS assembly.","container-title":"Nature Structural &amp; Molecular Biology","DOI":"10.1038/nsmb.2822","ISSN":"1545-9985","issue":"6","journalAbbreviation":"Nat Struct Mol Biol","language":"en","license":"2014 Springer Nature America, Inc.","note":"number: 6\npublisher: Nature Publishing Group","page":"513-521","source":"www.nature.com","title":"Structural basis of starvation-induced assembly of the autophagy initiation complex","volume":"21","author":[{"family":"Fujioka","given":"Yuko"},{"family":"Suzuki","given":"Sho W."},{"family":"Yamamoto","given":"Hayashi"},{"family":"Kondo-Kakuta","given":"Chika"},{"family":"Kimura","given":"Yayoi"},{"family":"Hirano","given":"Hisashi"},{"family":"Akada","given":"Rinji"},{"family":"Inagaki","given":"Fuyuhiko"},{"family":"Ohsumi","given":"Yoshinori"},{"family":"Noda","given":"Nobuo N."}],"issued":{"date-parts":[["2014",6]]}}},{"id":497,"uris":["http://zotero.org/users/local/pqnyHZtz/items/DPB2X8NB"],"itemData":{"id":497,"type":"article-journal","abstract":"Macroautophagy is orchestrated by the Atg1-Atg13 complex in budding yeast. Under nutrient-rich conditions, Atg13 is maintained in a hyperphosphorylated state by the TORC1 kinase. After nutrient starvation, Atg13 is dephosphorylated, triggering Atg1 kinase activity and macroautophagy induction. The phosphatases that dephosphorylate Atg13 remain uncharacterized. Here, we show that two redundant PP2C phosphatases, Ptc2 and Ptc3, regulate macroautophagy by dephosphorylating Atg13 and Atg1. In the absence of these phosphatases, starvation-induced macroautophagy and the cytoplasm-to-vacuole targeting pathway are inhibited, and the recruitment of the essential autophagy machinery to the phagophore assembly site is impaired. Expressing a genomic ATG13-8SA allele lacking key TORC1 phosphorylation sites partially bypasses the macroautophagy defect in ptc2Δ ptc3Δ strains. Moreover, Ptc2 and Ptc3 interact with the Atg1-Atg13 complex. Taken together, these results suggest that PP2C-type phosphatases promote macroautophagy by regulating the Atg1 complex.","container-title":"Proceedings of the National Academy of Sciences","DOI":"10.1073/pnas.1817078116","issue":"5","note":"publisher: Proceedings of the National Academy of Sciences","page":"1613-1620","source":"pnas.org (Atypon)","title":"PP2C phosphatases promote autophagy by dephosphorylation of the Atg1 complex","volume":"116","author":[{"family":"Memisoglu","given":"Gonen"},{"family":"Eapen","given":"Vinay V."},{"family":"Yang","given":"Ying"},{"family":"Klionsky","given":"Daniel J."},{"family":"Haber","given":"James E."}],"issued":{"date-parts":[["2019",1,29]]}}}],"schema":"https://github.com/citation-style-language/schema/raw/master/csl-citation.json"}</w:instrTex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separate"/>
      </w:r>
      <w:r>
        <w:rPr>
          <w:rFonts w:cs="Arial" w:ascii="Arial" w:hAnsi="Arial"/>
          <w:color w:themeColor="text1" w:val="000000"/>
          <w:sz w:val="22"/>
          <w:szCs w:val="22"/>
          <w:lang w:val="en-US"/>
        </w:rPr>
      </w:r>
      <w:r>
        <w:rPr>
          <w:rFonts w:cs="Arial" w:ascii="Arial" w:hAnsi="Arial"/>
          <w:color w:val="000000"/>
          <w:kern w:val="0"/>
          <w:sz w:val="22"/>
          <w:vertAlign w:val="superscript"/>
          <w:lang w:val="en-US"/>
        </w:rPr>
        <w:t>4–6</w: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end"/>
      </w:r>
      <w:r>
        <w:rPr>
          <w:rFonts w:cs="Arial" w:ascii="Arial" w:hAnsi="Arial"/>
          <w:color w:themeColor="text1" w:val="000000"/>
          <w:sz w:val="22"/>
          <w:szCs w:val="22"/>
          <w:lang w:val="en-US"/>
        </w:rPr>
        <w:t xml:space="preserve">. The Atg1 complex undergoes liquid-liquid phase separation and the resulting condensates are anchored to the vacuolar membrane via Atg13-Vac8 interactions </w:t>
      </w:r>
      <w:r>
        <w:fldChar w:fldCharType="begin"/>
      </w:r>
      <w:r>
        <w:rPr>
          <w:sz w:val="22"/>
          <w:szCs w:val="22"/>
          <w:rFonts w:cs="Arial" w:ascii="Arial" w:hAnsi="Arial"/>
          <w:color w:themeColor="text1" w:val="000000"/>
          <w:lang w:val="en-US"/>
        </w:rPr>
        <w:instrText xml:space="preserve">ADDIN ZOTERO_ITEM CSL_CITATION {"citationID":"nFAkC3Pp","properties":{"formattedCitation":"\\super 7\\uc0\\u8211{}10\\nosupersub{}","plainCitation":"7–10","noteIndex":0},"citationItems":[{"id":254,"uris":["http://zotero.org/users/local/pqnyHZtz/items/UCJP5EXG"],"itemData":{"id":254,"type":"article-journal","abstract":"Autophagosome formation in yeast entails starvation-induced assembly of the pre-autophagosomal structure (PAS), in which multiple Atg1 complexes (composed of Atg1, Atg13, and the Atg17-Atg29Atg31 subcomplex) are initially engaged. However, the molecular mechanisms underlying the multimeric assembly of these complexes remain unclear. Using structural and biological techniques, we herein demonstrate that Atg13 has a large intrinsically disordered region (IDR) and interacts with two distinct Atg17 molecules using two binding regions in the IDR. We further reveal that these two binding regions are essential not only for Atg1 complex assembly in vitro, but also for PAS organization in vivo. These ﬁndings underscore the structural and functional signiﬁcance of the IDR of Atg13 in autophagy initiation: Atg13 provides intercomplex linkages between Atg17-Atg29-Atg31 complexes, thereby leading to supramolecular self-assembly of Atg1 complexes, in turn accelerating the initial events of autophagy, including autophosphorylation of Atg1, recruitment of Atg9 vesicles, and phosphorylation of Atg9 by Atg1.","container-title":"Developmental Cell","DOI":"10.1016/j.devcel.2016.06.015","ISSN":"15345807","issue":"1","journalAbbreviation":"Developmental Cell","language":"en","page":"86-99","source":"DOI.org (Crossref)","title":"The Intrinsically Disordered Protein Atg13 Mediates Supramolecular Assembly of Autophagy Initiation Complexes","volume":"38","author":[{"family":"Yamamoto","given":"Hayashi"},{"family":"Fujioka","given":"Yuko"},{"family":"Suzuki","given":"Sho W."},{"family":"Noshiro","given":"Daisuke"},{"family":"Suzuki","given":"Hironori"},{"family":"Kondo-Kakuta","given":"Chika"},{"family":"Kimura","given":"Yayoi"},{"family":"Hirano","given":"Hisashi"},{"family":"Ando","given":"Toshio"},{"family":"Noda","given":"Nobuo N."},{"family":"Ohsumi","given":"Yoshinori"}],"issued":{"date-parts":[["2016",7]]}}},{"id":504,"uris":["http://zotero.org/users/local/pqnyHZtz/items/5H49VKCH"],"itemData":{"id":504,"type":"article-journal","abstract":"Many biomolecules undergo liquid–liquid phase separation to form liquid-like condensates that mediate diverse cellular functions1,2. Autophagy is able to degrade such condensates using autophagosomes—double-membrane structures that are synthesized de novo at the pre-autophagosomal structure (PAS) in yeast3–5. Whereas Atg proteins that associate with the PAS have been characterized, the physicochemical and functional properties of the PAS remain unclear owing to its small size and fragility. Here we show that the PAS is in fact a liquid-like condensate of Atg proteins. The autophagy-initiating Atg1 complex undergoes phase separation to form liquid droplets in vitro, and point mutations or phosphorylation that inhibit phase separation impair PAS formation in vivo. In vitro experiments show that Atg1-complex droplets can be tethered to membranes via specific protein–protein interactions, explaining the vacuolar membrane localization of the PAS in vivo. We propose that phase separation has a critical, active role in autophagy, whereby it organizes the autophagy machinery at the PAS.","container-title":"Nature","DOI":"10.1038/s41586-020-1977-6","ISSN":"1476-4687","issue":"7794","language":"en","license":"2020 The Author(s), under exclusive licence to Springer Nature Limited","note":"number: 7794\npublisher: Nature Publishing Group","page":"301-305","source":"www.nature.com","title":"Phase separation organizes the site of autophagosome formation","volume":"578","author":[{"family":"Fujioka","given":"Yuko"},{"family":"Alam","given":"Jahangir Md"},{"family":"Noshiro","given":"Daisuke"},{"family":"Mouri","given":"Kazunari"},{"family":"Ando","given":"Toshio"},{"family":"Okada","given":"Yasushi"},{"family":"May","given":"Alexander I."},{"family":"Knorr","given":"Roland L."},{"family":"Suzuki","given":"Kuninori"},{"family":"Ohsumi","given":"Yoshinori"},{"family":"Noda","given":"Nobuo N."}],"issued":{"date-parts":[["2020",2]]}}},{"id":508,"uris":["http://zotero.org/users/local/pqnyHZtz/items/9I5PFTZD"],"itemData":{"id":508,"type":"article-journal","abstract":"Autophagy is initiated by the formation of a phagophore assembly site (PAS), the precursor of autophagosomes. In mammals, autophagosome formation sites form throughout the cytosol in specialized subdomains of the endoplasmic reticulum (ER). In yeast, the PAS is also generated close to the ER, but always in the vicinity of the vacuole. How the PAS is anchored to the vacuole and the functional significance of this localization are unknown. Here, we investigated the role of the PAS-vacuole connection for bulk autophagy in the yeast Saccharomyces cerevisiae We show that Vac8 constitutes a vacuolar tether that stably anchors the PAS to the vacuole throughout autophagosome biogenesis via the PAS component Atg13. S. cerevisiae lacking Vac8 show inefficient autophagosome-vacuole fusion, and form fewer and smaller autophagosomes that often localize away from the vacuole. Thus, the stable PAS-vacuole connection established by Vac8 creates a confined space for autophagosome biogenesis between the ER and the vacuole, and allows spatial coordination of autophagosome formation and autophagosome-vacuole fusion. These findings reveal that the spatial regulation of autophagosome formation at the vacuole is required for efficient bulk autophagy.","container-title":"Journal of Cell Science","DOI":"10.1242/jcs.235002","ISSN":"1477-9137","issue":"22","journalAbbreviation":"J Cell Sci","language":"eng","note":"PMID: 31649143\nPMCID: PMC6899017","page":"jcs235002","source":"PubMed","title":"Vac8 spatially confines autophagosome formation at the vacuole in S. cerevisiae","volume":"132","author":[{"family":"Hollenstein","given":"David M."},{"family":"Gómez-Sánchez","given":"Rubén"},{"family":"Ciftci","given":"Akif"},{"family":"Kriegenburg","given":"Franziska"},{"family":"Mari","given":"Muriel"},{"family":"Torggler","given":"Raffaela"},{"family":"Licheva","given":"Mariya"},{"family":"Reggiori","given":"Fulvio"},{"family":"Kraft","given":"Claudine"}],"issued":{"date-parts":[["2019",11,14]]}}},{"id":839,"uris":["http://zotero.org/users/local/pqnyHZtz/items/76TBIFK6"],"itemData":{"id":839,"type":"article-journal","DOI":"10.1038/s44319-023-00055-9","journalAbbreviation":"EMBO Rep","title":"Decoding the function of Atg13 phosphorylation reveals a role of Atg11 in bulk autophagy initiation","author":[{"family":"Bhattacharya","given":"A."},{"family":"Torggler","given":"Raffaela"},{"family":"Reiter","given":"Wolfgang"},{"family":"Romanov","given":"N."},{"family":"Licheva","given":"Mariya"},{"family":"Ciftci","given":"Akif"},{"family":"Mari","given":"Muriel"},{"family":"Kolb","given":"L."},{"family":"Kaiser","given":"D."},{"family":"Reggiori","given":"Fulvio"},{"family":"Ammerer","given":"Gustav"},{"family":"Kraft","given":"Claudine"}],"issued":{"date-parts":[["2024"]]}}}],"schema":"https://github.com/citation-style-language/schema/raw/master/csl-citation.json"}</w:instrTex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separate"/>
      </w:r>
      <w:r>
        <w:rPr>
          <w:rFonts w:cs="Arial" w:ascii="Arial" w:hAnsi="Arial"/>
          <w:color w:themeColor="text1" w:val="000000"/>
          <w:sz w:val="22"/>
          <w:szCs w:val="22"/>
          <w:lang w:val="en-US"/>
        </w:rPr>
      </w:r>
      <w:r>
        <w:rPr>
          <w:rFonts w:cs="Arial" w:ascii="Arial" w:hAnsi="Arial"/>
          <w:color w:val="000000"/>
          <w:kern w:val="0"/>
          <w:sz w:val="22"/>
          <w:vertAlign w:val="superscript"/>
          <w:lang w:val="en-GB"/>
        </w:rPr>
        <w:t>7–10</w: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end"/>
      </w:r>
      <w:r>
        <w:rPr>
          <w:rFonts w:cs="Arial" w:ascii="Arial" w:hAnsi="Arial"/>
          <w:color w:themeColor="text1" w:val="000000"/>
          <w:sz w:val="22"/>
          <w:szCs w:val="22"/>
          <w:lang w:val="en-US"/>
        </w:rPr>
        <w:t xml:space="preserve">. This process ultimately builds the phagophore assembly site (PAS), which is key for phagophore initiation </w:t>
      </w:r>
      <w:r>
        <w:fldChar w:fldCharType="begin"/>
      </w:r>
      <w:r>
        <w:rPr>
          <w:sz w:val="22"/>
          <w:szCs w:val="22"/>
          <w:rFonts w:cs="Arial" w:ascii="Arial" w:hAnsi="Arial"/>
          <w:color w:themeColor="text1" w:val="000000"/>
          <w:lang w:val="en-US"/>
        </w:rPr>
        <w:instrText xml:space="preserve">ADDIN ZOTERO_ITEM CSL_CITATION {"citationID":"uA2GSwmm","properties":{"formattedCitation":"\\super 8\\nosupersub{}","plainCitation":"8","noteIndex":0},"citationItems":[{"id":504,"uris":["http://zotero.org/users/local/pqnyHZtz/items/5H49VKCH"],"itemData":{"id":504,"type":"article-journal","abstract":"Many biomolecules undergo liquid–liquid phase separation to form liquid-like condensates that mediate diverse cellular functions1,2. Autophagy is able to degrade such condensates using autophagosomes—double-membrane structures that are synthesized de novo at the pre-autophagosomal structure (PAS) in yeast3–5. Whereas Atg proteins that associate with the PAS have been characterized, the physicochemical and functional properties of the PAS remain unclear owing to its small size and fragility. Here we show that the PAS is in fact a liquid-like condensate of Atg proteins. The autophagy-initiating Atg1 complex undergoes phase separation to form liquid droplets in vitro, and point mutations or phosphorylation that inhibit phase separation impair PAS formation in vivo. In vitro experiments show that Atg1-complex droplets can be tethered to membranes via specific protein–protein interactions, explaining the vacuolar membrane localization of the PAS in vivo. We propose that phase separation has a critical, active role in autophagy, whereby it organizes the autophagy machinery at the PAS.","container-title":"Nature","DOI":"10.1038/s41586-020-1977-6","ISSN":"1476-4687","issue":"7794","language":"en","license":"2020 The Author(s), under exclusive licence to Springer Nature Limited","note":"number: 7794\npublisher: Nature Publishing Group","page":"301-305","source":"www.nature.com","title":"Phase separation organizes the site of autophagosome formation","volume":"578","author":[{"family":"Fujioka","given":"Yuko"},{"family":"Alam","given":"Jahangir Md"},{"family":"Noshiro","given":"Daisuke"},{"family":"Mouri","given":"Kazunari"},{"family":"Ando","given":"Toshio"},{"family":"Okada","given":"Yasushi"},{"family":"May","given":"Alexander I."},{"family":"Knorr","given":"Roland L."},{"family":"Suzuki","given":"Kuninori"},{"family":"Ohsumi","given":"Yoshinori"},{"family":"Noda","given":"Nobuo N."}],"issued":{"date-parts":[["2020",2]]}}}],"schema":"https://github.com/citation-style-language/schema/raw/master/csl-citation.json"}</w:instrTex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separate"/>
      </w:r>
      <w:r>
        <w:rPr>
          <w:rFonts w:cs="Arial" w:ascii="Arial" w:hAnsi="Arial"/>
          <w:color w:themeColor="text1" w:val="000000"/>
          <w:sz w:val="22"/>
          <w:szCs w:val="22"/>
          <w:lang w:val="en-US"/>
        </w:rPr>
      </w:r>
      <w:r>
        <w:rPr>
          <w:rFonts w:cs="Arial" w:ascii="Arial" w:hAnsi="Arial"/>
          <w:color w:val="000000"/>
          <w:kern w:val="0"/>
          <w:sz w:val="22"/>
          <w:vertAlign w:val="superscript"/>
          <w:lang w:val="en-US"/>
        </w:rPr>
        <w:t>8</w: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end"/>
      </w:r>
      <w:r>
        <w:rPr>
          <w:rFonts w:cs="Arial" w:ascii="Arial" w:hAnsi="Arial"/>
          <w:color w:themeColor="text1" w:val="000000"/>
          <w:sz w:val="22"/>
          <w:szCs w:val="22"/>
          <w:lang w:val="en-US"/>
        </w:rPr>
        <w:t xml:space="preserve">. Thus, phagophore formation occurs without a templating cargo </w:t>
      </w:r>
      <w:r>
        <w:fldChar w:fldCharType="begin"/>
      </w:r>
      <w:r>
        <w:rPr>
          <w:sz w:val="22"/>
          <w:szCs w:val="22"/>
          <w:rFonts w:cs="Arial" w:ascii="Arial" w:hAnsi="Arial"/>
          <w:color w:themeColor="text1" w:val="000000"/>
          <w:lang w:val="en-US"/>
        </w:rPr>
        <w:instrText xml:space="preserve">ADDIN ZOTERO_ITEM CSL_CITATION {"citationID":"E8ACspBD","properties":{"formattedCitation":"\\super 11\\nosupersub{}","plainCitation":"11","noteIndex":0},"citationItems":[{"id":512,"uris":["http://zotero.org/users/local/pqnyHZtz/items/HGD2AA6S"],"itemData":{"id":512,"type":"article-journal","abstract":"Autophagosomes are unique organelles that form de novo as double-membrane vesicles engulfing cytosolic material for destruction. Their biogenesis involves membrane transformations of distinctly shaped intermediates whose ultrastructure is poorly understood. Here, we combine cell biology, correlative cryo-electron tomography (cryo-ET), and extensive data analysis to reveal the step-by-step structural progression of autophagosome biogenesis at high resolution directly within yeast cells. The analysis uncovers an unexpectedly thin intermembrane distance that is dilated at the phagophore rim. Mapping of individual autophagic structures onto a timeline based on geometric features reveals a dynamical change of membrane shape and curvature in growing phagophores. Moreover, our tomograms show the organelle interactome of growing autophagosomes, highlighting a polar organization of contact sites between the phagophore and organelles, such as the vacuole and the endoplasmic reticulum (ER). Collectively, these findings have important implications for the contribution of different membrane sources during autophagy and for the forces shaping and driving phagophores toward closure without a templating cargo.","container-title":"Proceedings of the National Academy of Sciences of the United States of America","DOI":"10.1073/pnas.2209823119","ISSN":"1091-6490","issue":"39","journalAbbreviation":"Proc Natl Acad Sci U S A","language":"eng","note":"PMID: 36122245\nPMCID: PMC9522377","page":"e2209823119","source":"PubMed","title":"In situ structural analysis reveals membrane shape transitions during autophagosome formation","volume":"119","author":[{"family":"Bieber","given":"Anna"},{"family":"Capitanio","given":"Cristina"},{"family":"Erdmann","given":"Philipp S."},{"family":"Fiedler","given":"Fabian"},{"family":"Beck","given":"Florian"},{"family":"Lee","given":"Chia-Wei"},{"family":"Li","given":"Delong"},{"family":"Hummer","given":"Gerhard"},{"family":"Schulman","given":"Brenda A."},{"family":"Baumeister","given":"Wolfgang"},{"family":"Wilfling","given":"Florian"}],"issued":{"date-parts":[["2022",9,27]]}}}],"schema":"https://github.com/citation-style-language/schema/raw/master/csl-citation.json"}</w:instrTex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separate"/>
      </w:r>
      <w:r>
        <w:rPr>
          <w:rFonts w:cs="Arial" w:ascii="Arial" w:hAnsi="Arial"/>
          <w:color w:themeColor="text1" w:val="000000"/>
          <w:sz w:val="22"/>
          <w:szCs w:val="22"/>
          <w:lang w:val="en-US"/>
        </w:rPr>
      </w:r>
      <w:r>
        <w:rPr>
          <w:rFonts w:cs="Arial" w:ascii="Arial" w:hAnsi="Arial"/>
          <w:color w:val="000000"/>
          <w:kern w:val="0"/>
          <w:sz w:val="22"/>
          <w:vertAlign w:val="superscript"/>
          <w:lang w:val="en-GB"/>
        </w:rPr>
        <w:t>11</w: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end"/>
      </w:r>
      <w:r>
        <w:rPr>
          <w:rFonts w:cs="Arial" w:ascii="Arial" w:hAnsi="Arial"/>
          <w:color w:themeColor="text1" w:val="000000"/>
          <w:sz w:val="22"/>
          <w:szCs w:val="22"/>
          <w:lang w:val="en-US"/>
        </w:rPr>
        <w:t xml:space="preserve">. </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t>Unlike bulk autophagy, selective autophagy relies on autophagy receptors that recognize and bind to specific cargo, which templates membrane formation and thereby facilitates its exclusive packaging into autophagosomes for subsequent degradation. Before</w:t>
      </w:r>
      <w:r>
        <w:rPr>
          <w:rFonts w:cs="Arial" w:ascii="Arial" w:hAnsi="Arial"/>
          <w:color w:themeColor="text1" w:val="000000"/>
          <w:sz w:val="22"/>
          <w:szCs w:val="22"/>
        </w:rPr>
        <w:t xml:space="preserve"> </w:t>
      </w:r>
      <w:r>
        <w:rPr>
          <w:rFonts w:cs="Arial" w:ascii="Arial" w:hAnsi="Arial"/>
          <w:color w:themeColor="text1" w:val="000000"/>
          <w:sz w:val="22"/>
          <w:szCs w:val="22"/>
          <w:lang w:val="en-US"/>
        </w:rPr>
        <w:t xml:space="preserve">their </w:t>
      </w:r>
      <w:r>
        <w:rPr>
          <w:rFonts w:cs="Arial" w:ascii="Arial" w:hAnsi="Arial"/>
          <w:color w:themeColor="text1" w:val="000000"/>
          <w:sz w:val="22"/>
          <w:szCs w:val="22"/>
        </w:rPr>
        <w:t>degradation through selective autophagy, a variety of cargoes undergo phase separation</w:t>
      </w:r>
      <w:r>
        <w:rPr>
          <w:rFonts w:cs="Arial" w:ascii="Arial" w:hAnsi="Arial"/>
          <w:color w:themeColor="text1" w:val="000000"/>
          <w:sz w:val="22"/>
          <w:szCs w:val="22"/>
          <w:lang w:val="en-US"/>
        </w:rPr>
        <w:t xml:space="preserve"> </w:t>
      </w:r>
      <w:r>
        <w:fldChar w:fldCharType="begin"/>
      </w:r>
      <w:r>
        <w:rPr>
          <w:sz w:val="22"/>
          <w:szCs w:val="22"/>
          <w:rFonts w:cs="Arial" w:ascii="Arial" w:hAnsi="Arial"/>
          <w:color w:themeColor="text1" w:val="000000"/>
          <w:lang w:val="en-US"/>
        </w:rPr>
        <w:instrText xml:space="preserve">ADDIN ZOTERO_ITEM CSL_CITATION {"citationID":"f7mMXcRy","properties":{"formattedCitation":"\\super 12\\nosupersub{}","plainCitation":"12","noteIndex":0},"citationItems":[{"id":304,"uris":["http://zotero.org/users/local/pqnyHZtz/items/355B92F2"],"itemData":{"id":304,"type":"article-journal","abstract":"Liquid-liquid phase separation (LLPS) compartmentalizes and concentrates biomacromolecules into distinct condensates. Liquid-like condensates can transition into gel and solid states, which are essential for fulfilling their different functions. LLPS plays important roles in multiple steps of autophagy, mediating the assembly of autophagosome formation sites, acting as an unconventional modulator of TORC1-mediated autophagy regulation, and triaging protein cargos for degradation. Gel-like, but not solid, protein condensates can trigger formation of surrounding autophagosomal membranes. Stress and pathological conditions cause aberrant phase separation and transition of condensates, which can evade surveillance by the autophagy machinery. Understanding the mechanisms underlying phase separation and transition will provide potential therapeutic targets for protein aggregation diseases.","container-title":"The Journal of Cell Biology","DOI":"10.1083/jcb.202004062","ISSN":"1540-8140","issue":"8","journalAbbreviation":"J Cell Biol","language":"eng","note":"PMID: 32603410\nPMCID: PMC7401820","page":"e202004062","source":"PubMed","title":"Liquid-liquid phase separation in autophagy","volume":"219","author":[{"family":"Noda","given":"Nobuo N."},{"family":"Wang","given":"Zheng"},{"family":"Zhang","given":"Hong"}],"issued":{"date-parts":[["2020",8,3]]}}}],"schema":"https://github.com/citation-style-language/schema/raw/master/csl-citation.json"}</w:instrTex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separate"/>
      </w:r>
      <w:r>
        <w:rPr>
          <w:rFonts w:cs="Arial" w:ascii="Arial" w:hAnsi="Arial"/>
          <w:color w:themeColor="text1" w:val="000000"/>
          <w:sz w:val="22"/>
          <w:szCs w:val="22"/>
          <w:lang w:val="en-US"/>
        </w:rPr>
      </w:r>
      <w:r>
        <w:rPr>
          <w:rFonts w:cs="Arial" w:ascii="Arial" w:hAnsi="Arial"/>
          <w:color w:val="000000"/>
          <w:kern w:val="0"/>
          <w:sz w:val="22"/>
          <w:vertAlign w:val="superscript"/>
          <w:lang w:val="en-GB"/>
        </w:rPr>
        <w:t>12</w: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end"/>
      </w:r>
      <w:r>
        <w:rPr>
          <w:rFonts w:cs="Arial" w:ascii="Arial" w:hAnsi="Arial"/>
          <w:color w:themeColor="text1" w:val="000000"/>
          <w:sz w:val="22"/>
          <w:szCs w:val="22"/>
        </w:rPr>
        <w:t>. In budding yeast, for example,</w:t>
      </w:r>
      <w:r>
        <w:rPr>
          <w:rFonts w:cs="Arial" w:ascii="Arial" w:hAnsi="Arial"/>
          <w:color w:themeColor="text1" w:val="000000"/>
          <w:sz w:val="22"/>
          <w:szCs w:val="22"/>
          <w:lang w:val="en-US"/>
        </w:rPr>
        <w:t xml:space="preserve"> dodecamers of</w:t>
      </w:r>
      <w:r>
        <w:rPr>
          <w:rFonts w:cs="Arial" w:ascii="Arial" w:hAnsi="Arial"/>
          <w:color w:themeColor="text1" w:val="000000"/>
          <w:sz w:val="22"/>
          <w:szCs w:val="22"/>
        </w:rPr>
        <w:t xml:space="preserve"> the aminopeptidase </w:t>
      </w:r>
      <w:r>
        <w:rPr>
          <w:rFonts w:cs="Arial" w:ascii="Arial" w:hAnsi="Arial"/>
          <w:color w:themeColor="text1" w:val="000000"/>
          <w:sz w:val="22"/>
          <w:szCs w:val="22"/>
          <w:lang w:val="en-US"/>
        </w:rPr>
        <w:t xml:space="preserve">1 </w:t>
      </w:r>
      <w:r>
        <w:rPr>
          <w:rFonts w:cs="Arial" w:ascii="Arial" w:hAnsi="Arial"/>
          <w:color w:themeColor="text1" w:val="000000"/>
          <w:sz w:val="22"/>
          <w:szCs w:val="22"/>
        </w:rPr>
        <w:t>(Ape1) proteins organize into a complex via phase separation</w:t>
      </w:r>
      <w:r>
        <w:rPr>
          <w:rFonts w:cs="Arial" w:ascii="Arial" w:hAnsi="Arial"/>
          <w:color w:themeColor="text1" w:val="000000"/>
          <w:sz w:val="22"/>
          <w:szCs w:val="22"/>
          <w:lang w:val="en-US"/>
        </w:rPr>
        <w:t xml:space="preserve">, which is </w:t>
      </w:r>
      <w:r>
        <w:rPr>
          <w:rFonts w:cs="Arial" w:ascii="Arial" w:hAnsi="Arial"/>
          <w:color w:themeColor="text1" w:val="000000"/>
          <w:sz w:val="22"/>
          <w:szCs w:val="22"/>
        </w:rPr>
        <w:t xml:space="preserve">transported to the vacuole through a selective autophagy process known as the cytoplasm-to-vacuole targeting (Cvt) pathway. Amino acid substitutions in Ape1 that hinder phase separation also impede the Cvt pathway, </w:t>
      </w:r>
      <w:r>
        <w:rPr>
          <w:rFonts w:cs="Arial" w:ascii="Arial" w:hAnsi="Arial"/>
          <w:color w:themeColor="text1" w:val="000000"/>
          <w:sz w:val="22"/>
          <w:szCs w:val="22"/>
          <w:shd w:fill="FFFFFF" w:val="clear"/>
          <w:lang w:val="en-US"/>
        </w:rPr>
        <w:t>suggesting that cargo liquidity is a critical determinant for selective autophagic turnover</w:t>
      </w:r>
      <w:r>
        <w:rPr>
          <w:rFonts w:cs="Arial" w:ascii="Arial" w:hAnsi="Arial"/>
          <w:color w:themeColor="text1" w:val="000000"/>
          <w:sz w:val="22"/>
          <w:szCs w:val="22"/>
          <w:lang w:val="en-US"/>
        </w:rPr>
        <w:t xml:space="preserve"> </w:t>
      </w:r>
      <w:r>
        <w:fldChar w:fldCharType="begin"/>
      </w:r>
      <w:r>
        <w:rPr>
          <w:sz w:val="22"/>
          <w:szCs w:val="22"/>
          <w:rFonts w:cs="Arial" w:ascii="Arial" w:hAnsi="Arial"/>
          <w:color w:themeColor="text1" w:val="000000"/>
          <w:lang w:val="en-US"/>
        </w:rPr>
        <w:instrText xml:space="preserve">ADDIN ZOTERO_ITEM CSL_CITATION {"citationID":"XyVBqswJ","properties":{"formattedCitation":"\\super 13\\nosupersub{}","plainCitation":"13","noteIndex":0},"citationItems":[{"id":685,"uris":["http://zotero.org/users/local/pqnyHZtz/items/YTF3F99Z"],"itemData":{"id":685,"type":"article-journal","abstract":"Clearance of biomolecular condensates by selective autophagy is thought to play a crucial role in cellular homeostasis. However, the mechanism underlying selective autophagy of condensates and whether liquidity determines a condensate’s susceptibility to degradation by autophagy remain unknown. Here, we show that the selective autophagic cargo aminopeptidase I (Ape1) undergoes phase separation to form semi-liquid droplets. The Ape1-speciﬁc receptor protein Atg19 localizes to the surface of Ape1 droplets both in vitro and in vivo, with the ‘‘ﬂoatability’’ of Atg19 preventing its penetration into droplets. In vitro reconstitution experiments reveal that Atg19 and lipidated Atg8 are necessary and sufﬁcient for selective sequestration of Ape1 droplets by membranes. This sequestration is impaired by mutational solidiﬁcation of Ape1 droplets or diminished ability of Atg19 to ﬂoat. Taken together, we propose that cargo liquidity and the presence of sufﬁcient amounts of autophagic receptor on cargo are crucial for selective autophagy of biomolecular condensates.","container-title":"Molecular Cell","DOI":"10.1016/j.molcel.2019.12.026","ISSN":"10972765","issue":"6","journalAbbreviation":"Molecular Cell","language":"en","page":"1163-1175.e9","source":"DOI.org (Crossref)","title":"Liquidity Is a Critical Determinant for Selective Autophagy of Protein Condensates","volume":"77","author":[{"family":"Yamasaki","given":"Akinori"},{"family":"Alam","given":"Jahangir Md."},{"family":"Noshiro","given":"Daisuke"},{"family":"Hirata","given":"Eri"},{"family":"Fujioka","given":"Yuko"},{"family":"Suzuki","given":"Kuninori"},{"family":"Ohsumi","given":"Yoshinori"},{"family":"Noda","given":"Nobuo N."}],"issued":{"date-parts":[["2020",3]]}}}],"schema":"https://github.com/citation-style-language/schema/raw/master/csl-citation.json"}</w:instrTex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separate"/>
      </w:r>
      <w:r>
        <w:rPr>
          <w:rFonts w:cs="Arial" w:ascii="Arial" w:hAnsi="Arial"/>
          <w:color w:themeColor="text1" w:val="000000"/>
          <w:sz w:val="22"/>
          <w:szCs w:val="22"/>
          <w:lang w:val="en-US"/>
        </w:rPr>
      </w:r>
      <w:r>
        <w:rPr>
          <w:rFonts w:cs="Arial" w:ascii="Arial" w:hAnsi="Arial"/>
          <w:color w:val="000000"/>
          <w:kern w:val="0"/>
          <w:sz w:val="22"/>
          <w:vertAlign w:val="superscript"/>
          <w:lang w:val="en-GB"/>
        </w:rPr>
        <w:t>13</w: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end"/>
      </w:r>
      <w:r>
        <w:rPr>
          <w:rFonts w:cs="Arial" w:ascii="Arial" w:hAnsi="Arial"/>
          <w:color w:themeColor="text1" w:val="000000"/>
          <w:sz w:val="22"/>
          <w:szCs w:val="22"/>
          <w:lang w:val="en-US"/>
        </w:rPr>
        <w:t>. Similarly, phase separation drives the formation of p62 (also known as SQSTM1) condensates and PGL granules, which both are selective autophagy cargos</w:t>
      </w:r>
      <w:r>
        <w:fldChar w:fldCharType="begin"/>
      </w:r>
      <w:r>
        <w:rPr>
          <w:sz w:val="22"/>
          <w:szCs w:val="22"/>
          <w:rFonts w:cs="Arial" w:ascii="Arial" w:hAnsi="Arial"/>
          <w:color w:themeColor="text1" w:val="000000"/>
          <w:lang w:val="en-US"/>
        </w:rPr>
        <w:instrText xml:space="preserve">ADDIN ZOTERO_ITEM CSL_CITATION {"citationID":"dqLuClMW","properties":{"formattedCitation":"\\super 14\\uc0\\u8211{}16\\nosupersub{}","plainCitation":"14–16","noteIndex":0},"citationItems":[{"id":842,"uris":["http://zotero.org/users/local/pqnyHZtz/items/CV9ZKF8S"],"itemData":{"id":842,"type":"article-journal","abstract":"Misfolded proteins can be degraded by selective autophagy. The prevailing view is that ubiquitin-tagged misfolded proteins are assembled into aggregates by the scaffold protein p62, and the aggregates are then engulfed and degraded by autophagosomes. Here we report that p62 forms droplets in vivo which have liquid-like properties such as high sphericity, the ability to undergo fusion, and recovery after photobleaching. Recombinant p62 does not undergo phase separation in vitro; however, adding a K63 polyubiquitin chain to p62 induces p62 phase separation, which results in enrichment of high-molecular weight ubiquitin signals in p62 droplets. Mixing recombinant p62 with cytosol from p62-/- cells also results in p62 phase separation in a polyubiquitination-dependent manner. Mechanistically, p62 phase separation is dependent on p62 polymerization, the interaction between p62 and ubiquitin, and the valence of the polyubiquitin chain. Moreover, p62 phase separation can be regulated by post-translational modifications such as phosphorylation. Finally, we demonstrate that disease-associated mutations in p62 can affect phase separation. We propose that polyubiquitin chain-induced p62 phase separation drives autophagic cargo concentration and segregation.","container-title":"Cell Research","DOI":"10.1038/s41422-018-0017-7","ISSN":"1748-7838","issue":"4","journalAbbreviation":"Cell Res","language":"eng","note":"PMID: 29507397\nPMCID: PMC5939046","page":"405-415","source":"PubMed","title":"Polyubiquitin chain-induced p62 phase separation drives autophagic cargo segregation","volume":"28","author":[{"family":"Sun","given":"Daxiao"},{"family":"Wu","given":"Rongbo"},{"family":"Zheng","given":"Jingxiang"},{"family":"Li","given":"Pilong"},{"family":"Yu","given":"Li"}],"issued":{"date-parts":[["2018",4]]}}},{"id":845,"uris":["http://zotero.org/users/local/pqnyHZtz/items/4ISV9TL4"],"itemData":{"id":845,"type":"article-journal","abstract":"Autophagy contributes to the selective degradation of liquid droplets, including the P-Granule, Ape1-complex and p62/SQSTM1-body, although the molecular mechanisms and physiological relevance of selective degradation remain unclear. In this report, we describe the properties of endogenous p62-bodies, the effect of autophagosome biogenesis on these bodies, and the in vivo significance of their turnover. p62-bodies are low-liquidity gels containing ubiquitin and core autophagy-related proteins. Multiple autophagosomes form on the p62-gels, and the interaction of autophagosome-localizing Atg8-proteins with p62 directs autophagosome formation toward the p62-gel. Keap1 also reversibly translocates to the p62-gels in a p62-binding dependent fashion to activate the transcription factor Nrf2. Mice deficient for Atg8-interaction-dependent selective autophagy show that impaired turnover of p62-gels leads to Nrf2 hyperactivation in vivo. These results indicate that p62-gels are not simple substrates for autophagy but serve as platforms for both autophagosome formation and anti-oxidative stress.","container-title":"Nature Communications","DOI":"10.1038/s41467-020-20185-1","ISSN":"2041-1723","issue":"1","journalAbbreviation":"Nat Commun","language":"eng","note":"PMID: 33397898\nPMCID: PMC7782522","page":"16","source":"PubMed","title":"p62/SQSTM1-droplet serves as a platform for autophagosome formation and anti-oxidative stress response","volume":"12","author":[{"family":"Kageyama","given":"Shun"},{"family":"Gudmundsson","given":"Sigurdur Runar"},{"family":"Sou","given":"Yu-Shin"},{"family":"Ichimura","given":"Yoshinobu"},{"family":"Tamura","given":"Naoki"},{"family":"Kazuno","given":"Saiko"},{"family":"Ueno","given":"Takashi"},{"family":"Miura","given":"Yoshiki"},{"family":"Noshiro","given":"Daisuke"},{"family":"Abe","given":"Manabu"},{"family":"Mizushima","given":"Tsunehiro"},{"family":"Miura","given":"Nobuaki"},{"family":"Okuda","given":"Shujiro"},{"family":"Motohashi","given":"Hozumi"},{"family":"Lee","given":"Jin-A."},{"family":"Sakimura","given":"Kenji"},{"family":"Ohe","given":"Tomoyuki"},{"family":"Noda","given":"Nobuo N."},{"family":"Waguri","given":"Satoshi"},{"family":"Eskelinen","given":"Eeva-Liisa"},{"family":"Komatsu","given":"Masaaki"}],"issued":{"date-parts":[["2021",1,4]]}}},{"id":848,"uris":["http://zotero.org/users/local/pqnyHZtz/items/95AWLKSY"],"itemData":{"id":848,"type":"article-journal","abstract":"The assembly of phase-separated structures is thought to play an important role in development and disease, but little is known about the regulation and function of phase separation under physiological conditions. We showed that during C. elegans embryogenesis, PGL granules assemble via liquid-liquid phase separation (LLPS), and their size and biophysical properties determine their susceptibility to autophagic degradation. The receptor SEPA-1 promotes LLPS of PGL-1/-3, while the scaffold protein EPG-2 controls the size of PGL-1/-3 compartments and converts them into less dynamic gel-like structures. Under heat-stress conditions, mTORC1-mediated phosphorylation of PGL-1/-3 is elevated and PGL-1/-3 undergo accelerated phase separation, forming PGL granules that are resistant to autophagic degradation. Significantly, accumulation of PGL granules is an adaptive response to maintain embryonic viability during heat stress. We revealed that mTORC1-mediated LLPS of PGL-1/-3 acts as a switch-like stress sensor, coupling phase separation to autophagic degradation and adaptation to stress during development.","container-title":"Cell","DOI":"10.1016/j.cell.2018.08.006","ISSN":"1097-4172","issue":"6","journalAbbreviation":"Cell","language":"eng","note":"PMID: 30173914","page":"1492-1506.e22","source":"PubMed","title":"mTOR Regulates Phase Separation of PGL Granules to Modulate Their Autophagic Degradation","volume":"174","author":[{"family":"Zhang","given":"Gangming"},{"family":"Wang","given":"Zheng"},{"family":"Du","given":"Zhuo"},{"family":"Zhang","given":"Hong"}],"issued":{"date-parts":[["2018",9,6]]}}}],"schema":"https://github.com/citation-style-language/schema/raw/master/csl-citation.json"}</w:instrTex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separate"/>
      </w:r>
      <w:r>
        <w:rPr>
          <w:rFonts w:cs="Arial" w:ascii="Arial" w:hAnsi="Arial"/>
          <w:color w:themeColor="text1" w:val="000000"/>
          <w:sz w:val="22"/>
          <w:szCs w:val="22"/>
          <w:lang w:val="en-US"/>
        </w:rPr>
      </w:r>
      <w:r>
        <w:rPr>
          <w:rFonts w:cs="Arial" w:ascii="Arial" w:hAnsi="Arial"/>
          <w:color w:val="000000"/>
          <w:kern w:val="0"/>
          <w:sz w:val="22"/>
          <w:vertAlign w:val="superscript"/>
          <w:lang w:val="en-GB"/>
        </w:rPr>
        <w:t>14–16</w: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end"/>
      </w:r>
      <w:r>
        <w:rPr>
          <w:rFonts w:cs="Arial" w:ascii="Arial" w:hAnsi="Arial"/>
          <w:color w:themeColor="text1" w:val="000000"/>
          <w:sz w:val="22"/>
          <w:szCs w:val="22"/>
          <w:lang w:val="en-US"/>
        </w:rPr>
        <w:t xml:space="preserve">. Autophagy receptors link their cargo to Atg8 on the growing autophagosome membrane, thus, phagophore formation in selective autophagy requires a templating cargo </w:t>
      </w:r>
      <w:r>
        <w:fldChar w:fldCharType="begin"/>
      </w:r>
      <w:r>
        <w:rPr>
          <w:sz w:val="22"/>
          <w:szCs w:val="22"/>
          <w:rFonts w:cs="Arial" w:ascii="Arial" w:hAnsi="Arial"/>
          <w:color w:themeColor="text1" w:val="000000"/>
          <w:lang w:val="en-US"/>
        </w:rPr>
        <w:instrText xml:space="preserve">ADDIN ZOTERO_ITEM CSL_CITATION {"citationID":"zlUMk8au","properties":{"formattedCitation":"\\super 17\\nosupersub{}","plainCitation":"17","noteIndex":0},"citationItems":[{"id":518,"uris":["http://zotero.org/users/local/pqnyHZtz/items/G6V3B5WH"],"itemData":{"id":518,"type":"article-journal","abstract":"Selective autophagy relies on soluble or membrane-bound cargo receptors that recognize cargo and bring about autophagosome formation at the cargo. The cargo-bound receptors interact with lipidated ATG8 family proteins anchored in the membrane at the concave side of the forming autophagosome. The interaction is mediated by 15- to 20-amino-acid-long sequence motifs called LC3-interacting region (LIR) motifs that bind to the LIR docking site (LDS) of ATG8 proteins. In this review, we focus on LIR-ATG8 interactions and the soluble mammalian selective autophagy receptors. We discuss the roles of ATG8 family proteins as membrane scaffolds in autophagy and the LIR-LDS interaction and how specificity for binding to GABARAP or LC3 subfamily proteins is achieved. We also discuss atypical LIR-LDS interactions and a novel LIR-independent interaction. Recently, it has become clear that several of the soluble cargo receptors are able to recruit components of the core autophagy apparatus to aid in assembling autophagosome formation at the site of cargo sequestration. A model on phagophore recruitment and expansion on a selective autophagy receptor-coated cargo incorporating the latest findings is presented.","container-title":"Journal of Molecular Biology","DOI":"10.1016/j.jmb.2019.07.016","ISSN":"1089-8638","issue":"1","journalAbbreviation":"J Mol Biol","language":"eng","note":"PMID: 31310766","page":"80-103","source":"PubMed","title":"Selective Autophagy: ATG8 Family Proteins, LIR Motifs and Cargo Receptors","title-short":"Selective Autophagy","volume":"432","author":[{"family":"Johansen","given":"Terje"},{"family":"Lamark","given":"Trond"}],"issued":{"date-parts":[["2020",1,3]]}}}],"schema":"https://github.com/citation-style-language/schema/raw/master/csl-citation.json"}</w:instrTex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separate"/>
      </w:r>
      <w:r>
        <w:rPr>
          <w:rFonts w:cs="Arial" w:ascii="Arial" w:hAnsi="Arial"/>
          <w:color w:themeColor="text1" w:val="000000"/>
          <w:sz w:val="22"/>
          <w:szCs w:val="22"/>
          <w:lang w:val="en-US"/>
        </w:rPr>
      </w:r>
      <w:r>
        <w:rPr>
          <w:rFonts w:cs="Arial" w:ascii="Arial" w:hAnsi="Arial"/>
          <w:color w:val="000000"/>
          <w:kern w:val="0"/>
          <w:sz w:val="22"/>
          <w:vertAlign w:val="superscript"/>
          <w:lang w:val="en-GB"/>
        </w:rPr>
        <w:t>17</w: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end"/>
      </w:r>
      <w:r>
        <w:rPr>
          <w:rFonts w:cs="Arial" w:ascii="Arial" w:hAnsi="Arial"/>
          <w:color w:themeColor="text1" w:val="000000"/>
          <w:sz w:val="22"/>
          <w:szCs w:val="22"/>
          <w:lang w:val="en-US"/>
        </w:rPr>
        <w:t xml:space="preserve">. In addition, cargo-bound autophagy receptors interact with the adapter and scaffolding protein Atg11 to activate the Atg1 kinase </w:t>
      </w:r>
      <w:r>
        <w:fldChar w:fldCharType="begin"/>
      </w:r>
      <w:r>
        <w:rPr>
          <w:sz w:val="22"/>
          <w:szCs w:val="22"/>
          <w:rFonts w:cs="Arial" w:ascii="Arial" w:hAnsi="Arial"/>
          <w:color w:themeColor="text1" w:val="000000"/>
          <w:lang w:val="en-US"/>
        </w:rPr>
        <w:instrText xml:space="preserve">ADDIN ZOTERO_ITEM CSL_CITATION {"citationID":"kBQ71tRM","properties":{"formattedCitation":"\\super 18,19\\nosupersub{}","plainCitation":"18,19","noteIndex":0},"citationItems":[{"id":523,"uris":["http://zotero.org/users/local/pqnyHZtz/items/JNIFY39S"],"itemData":{"id":523,"type":"article-journal","abstract":"Selective autophagy eliminates protein aggregates, damaged organelles, and other targets that otherwise accumulate and cause disease. Autophagy receptors mediate selectivity by connecting targets to the autophagosome membrane. It has remained unknown whether receptors perform additional functions. Here, we show that in yeast certain receptor-bound targets activate Atg1, the kinase that controls autophagosome formation. Specifically, we found that in nutrient-rich conditions, Atg1 is active only in a multisubunit complex comprising constitutive protein aggregates, their autophagy receptor, and a scaffold protein, Atg11. Development of a cell-free assay for Atg1-mediated phosphorylation enabled us to activate Atg1 with purified receptor-bound aggregates and Atg11. Another target, damaged peroxisomes, also activated Atg1 using Atg11 with a distinct receptor. Our work reveals that receptor-target complexes activate Atg1 to drive formation of selective autophagosomes. This regulatory logic is a key similarity between selective autophagy and bulk autophagy, which is initiated by a distinct Atg1 activation mechanism during starvation.","container-title":"Molecular Cell","DOI":"10.1016/j.molcel.2015.06.009","ISSN":"1097-4164","issue":"3","journalAbbreviation":"Mol Cell","language":"eng","note":"PMID: 26166702\nPMCID: PMC5602610","page":"372-381","source":"PubMed","title":"Receptor-Bound Targets of Selective Autophagy Use a Scaffold Protein to Activate the Atg1 Kinase","volume":"59","author":[{"family":"Kamber","given":"Roarke A."},{"family":"Shoemaker","given":"Christopher J."},{"family":"Denic","given":"Vladimir"}],"issued":{"date-parts":[["2015",8,6]]}}},{"id":58,"uris":["http://zotero.org/users/local/pqnyHZtz/items/NQKVDQFR"],"itemData":{"id":58,"type":"article-journal","abstract":"Autophagy is a potent cellular degradation pathway, and its activation needs to be tightly controlled. Cargo receptors mediate selectivity during autophagy by bringing cargo to the scaffold protein Atg11 and, in turn, to the autophagic machinery, including the central autophagy kinase Atg1. Here we show how selective autophagy is tightly regulated in space and time to prevent aberrant Atg1 kinase activation and autophagy induction. We established an induced bypass approach (iPass) that combines genetic deletion with chemically induced dimerization to evaluate the roles of Atg13 and cargo receptors in Atg1 kinase activation and selective autophagy progression. We show that Atg1 activation does not require cargo receptors, cargo-bound Atg11, or Atg13 per se. Rather, these proteins function in two independent pathways that converge to activate Atg1 at the vacuole. This pathway architecture underlies the spatiotemporal control of Atg1 kinase activity, thereby preventing inappropriate autophagosome formation.","container-title":"Molecular Cell","DOI":"10.1016/j.molcel.2016.09.008","ISSN":"10972765","issue":"2","journalAbbreviation":"Molecular Cell","language":"en","page":"221-235","source":"DOI.org (Crossref)","title":"Two Independent Pathways within Selective Autophagy Converge to Activate Atg1 Kinase at the Vacuole","volume":"64","author":[{"family":"Torggler","given":"Raffaela"},{"family":"Papinski","given":"Daniel"},{"family":"Brach","given":"Thorsten"},{"family":"Bas","given":"Levent"},{"family":"Schuschnig","given":"Martina"},{"family":"Pfaffenwimmer","given":"Thaddäus"},{"family":"Rohringer","given":"Sabrina"},{"family":"Matzhold","given":"Tamara"},{"family":"Schweida","given":"David"},{"family":"Brezovich","given":"Andrea"},{"family":"Kraft","given":"Claudine"}],"issued":{"date-parts":[["2016",10]]}}}],"schema":"https://github.com/citation-style-language/schema/raw/master/csl-citation.json"}</w:instrTex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separate"/>
      </w:r>
      <w:r>
        <w:rPr>
          <w:rFonts w:cs="Arial" w:ascii="Arial" w:hAnsi="Arial"/>
          <w:color w:themeColor="text1" w:val="000000"/>
          <w:sz w:val="22"/>
          <w:szCs w:val="22"/>
          <w:lang w:val="en-US"/>
        </w:rPr>
      </w:r>
      <w:r>
        <w:rPr>
          <w:rFonts w:cs="Arial" w:ascii="Arial" w:hAnsi="Arial"/>
          <w:color w:val="000000"/>
          <w:kern w:val="0"/>
          <w:sz w:val="22"/>
          <w:vertAlign w:val="superscript"/>
          <w:lang w:val="en-GB"/>
        </w:rPr>
        <w:t>18,19</w: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end"/>
      </w:r>
      <w:r>
        <w:rPr>
          <w:rFonts w:cs="Arial" w:ascii="Arial" w:hAnsi="Arial"/>
          <w:color w:themeColor="text1" w:val="000000"/>
          <w:sz w:val="22"/>
          <w:szCs w:val="22"/>
          <w:vertAlign w:val="superscript"/>
          <w:lang w:val="en-US"/>
        </w:rPr>
        <w:t xml:space="preserve">, </w:t>
      </w:r>
      <w:r>
        <w:fldChar w:fldCharType="begin"/>
      </w:r>
      <w:r>
        <w:rPr>
          <w:vertAlign w:val="superscript"/>
          <w:sz w:val="22"/>
          <w:szCs w:val="22"/>
          <w:rFonts w:cs="Arial" w:ascii="Arial" w:hAnsi="Arial"/>
          <w:color w:themeColor="text1" w:val="000000"/>
          <w:lang w:val="en-US"/>
        </w:rPr>
        <w:instrText xml:space="preserve">ADDIN ZOTERO_ITEM CSL_CITATION {"citationID":"C790WCHg","properties":{"formattedCitation":"\\super 20\\nosupersub{}","plainCitation":"20","noteIndex":0},"citationItems":[{"id":25,"uris":["http://zotero.org/users/local/pqnyHZtz/items/8TJ4WWPQ"],"itemData":{"id":25,"type":"article-journal","abstract":"&lt;h2&gt;Abstract&lt;/h2&gt;&lt;p&gt;The proper functioning of eukaryotic organelles is largely dependent on the specific packaging of cargo proteins within transient delivery vesicles. The cytoplasm to vacuole targeting (Cvt) pathway is an autophagy-related trafficking pathway whose cargo proteins, aminopeptidase I and α-mannosidase, are selectively transported from the cytoplasm to the lysosome-like vacuole in yeast. This study elucidates a molecular mechanism for cargo specificity in this pathway involving four discrete steps. The Cvt19 receptor plays a central role in this process: distinct domains in Cvt19 recognize oligomerized cargo proteins and link them to the vesicle formation machinery via interaction with Cvt9 and Aut7. Because autophagy is the primary mechanism for organellar turnover, these results offer insights into physiological processes that are critical in cellular homeostasis, including specific packaging of damaged or superfluous organelles for lysosomal delivery and breakdown.&lt;/p&gt;","container-title":"Developmental Cell","DOI":"10.1016/S1534-5807(02)00373-8","ISSN":"1534-5807","issue":"6","journalAbbreviation":"Developmental Cell","language":"English","note":"publisher: Elsevier\nPMID: 12479808","page":"825-837","source":"www.cell.com","title":"Mechanism of Cargo Selection in the Cytoplasm to Vacuole Targeting Pathway","volume":"3","author":[{"family":"Shintani","given":"Takahiro"},{"family":"Huang","given":"Wei-Pang"},{"family":"Stromhaug","given":"Per E."},{"family":"Klionsky","given":"Daniel J."}],"issued":{"date-parts":[["2002",12,1]]}}}],"schema":"https://github.com/citation-style-language/schema/raw/master/csl-citation.json"}</w:instrText>
      </w:r>
      <w:r>
        <w:rPr>
          <w:rFonts w:cs="Arial" w:ascii="Arial" w:hAnsi="Arial"/>
          <w:color w:themeColor="text1" w:val="000000"/>
          <w:sz w:val="22"/>
          <w:szCs w:val="22"/>
          <w:vertAlign w:val="superscript"/>
          <w:lang w:val="en-US"/>
        </w:rPr>
      </w:r>
      <w:r>
        <w:rPr>
          <w:vertAlign w:val="superscript"/>
          <w:sz w:val="22"/>
          <w:szCs w:val="22"/>
          <w:rFonts w:cs="Arial" w:ascii="Arial" w:hAnsi="Arial"/>
          <w:color w:themeColor="text1" w:val="000000"/>
          <w:lang w:val="en-US"/>
        </w:rPr>
        <w:fldChar w:fldCharType="separate"/>
      </w:r>
      <w:r>
        <w:rPr>
          <w:rFonts w:cs="Arial" w:ascii="Arial" w:hAnsi="Arial"/>
          <w:color w:themeColor="text1" w:val="000000"/>
          <w:sz w:val="22"/>
          <w:szCs w:val="22"/>
          <w:vertAlign w:val="superscript"/>
          <w:lang w:val="en-US"/>
        </w:rPr>
      </w:r>
      <w:r>
        <w:rPr>
          <w:rFonts w:cs="Arial" w:ascii="Arial" w:hAnsi="Arial"/>
          <w:color w:val="000000"/>
          <w:kern w:val="0"/>
          <w:sz w:val="22"/>
          <w:vertAlign w:val="superscript"/>
          <w:lang w:val="en-GB"/>
        </w:rPr>
        <w:t>20</w:t>
      </w:r>
      <w:r>
        <w:rPr>
          <w:rFonts w:cs="Arial" w:ascii="Arial" w:hAnsi="Arial"/>
          <w:color w:themeColor="text1" w:val="000000"/>
          <w:sz w:val="22"/>
          <w:szCs w:val="22"/>
          <w:vertAlign w:val="superscript"/>
          <w:lang w:val="en-US"/>
        </w:rPr>
      </w:r>
      <w:r>
        <w:rPr>
          <w:vertAlign w:val="superscript"/>
          <w:sz w:val="22"/>
          <w:szCs w:val="22"/>
          <w:rFonts w:cs="Arial" w:ascii="Arial" w:hAnsi="Arial"/>
          <w:color w:themeColor="text1" w:val="000000"/>
          <w:lang w:val="en-US"/>
        </w:rPr>
        <w:fldChar w:fldCharType="end"/>
      </w:r>
      <w:r>
        <w:rPr>
          <w:rFonts w:cs="Arial" w:ascii="Arial" w:hAnsi="Arial"/>
          <w:color w:themeColor="text1" w:val="000000"/>
          <w:sz w:val="22"/>
          <w:szCs w:val="22"/>
          <w:lang w:val="en-US"/>
        </w:rPr>
        <w:t xml:space="preserve">. </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t xml:space="preserve">We recently discovered that the endocytic protein Ede1 functions as a selective autophagy receptor in budding yeast </w:t>
      </w:r>
      <w:r>
        <w:fldChar w:fldCharType="begin"/>
      </w:r>
      <w:r>
        <w:rPr>
          <w:sz w:val="22"/>
          <w:szCs w:val="22"/>
          <w:rFonts w:cs="Arial" w:ascii="Arial" w:hAnsi="Arial"/>
          <w:color w:themeColor="text1" w:val="000000"/>
          <w:lang w:val="en-US"/>
        </w:rPr>
        <w:instrText xml:space="preserve">ADDIN ZOTERO_ITEM CSL_CITATION {"citationID":"LR1jZd0s","properties":{"formattedCitation":"\\super 21\\nosupersub{}","plainCitation":"21","noteIndex":0},"citationItems":[{"id":526,"uris":["http://zotero.org/users/local/pqnyHZtz/items/F5JBFK97"],"itemData":{"id":526,"type":"article-journal","abstract":"Autophagy eliminates cytoplasmic content selected by autophagy receptors, which link cargo to the membrane-bound autophagosomal ubiquitin-like protein Atg8/LC3. Here, we report a selective autophagy pathway for protein condensates formed by endocytic proteins in yeast. In this pathway, the endocytic protein Ede1 functions as a selective autophagy receptor. Distinct domains within Ede1 bind Atg8 and mediate phase separation into condensates. Both properties are necessary for an Ede1-dependent autophagy pathway for endocytic proteins, which differs from regular endocytosis and does not involve other known selective autophagy receptors but requires the core autophagy machinery. Cryo-electron tomography of Ede1-containing condensates, at the plasma membrane and in autophagic bodies, shows a phase-separated compartment at the beginning and end of the Ede1-mediated selective autophagy route. Our data suggest a model for autophagic degradation of macromolecular protein complexes by the action of intrinsic autophagy receptors.","container-title":"Molecular Cell","DOI":"10.1016/j.molcel.2020.10.030","ISSN":"1097-4164","issue":"5","journalAbbreviation":"Mol Cell","language":"eng","note":"PMID: 33207182\nPMCID: PMC7721475","page":"764-778.e7","source":"PubMed","title":"A Selective Autophagy Pathway for Phase-Separated Endocytic Protein Deposits","volume":"80","author":[{"family":"Wilfling","given":"Florian"},{"family":"Lee","given":"Chia-Wei"},{"family":"Erdmann","given":"Philipp S."},{"family":"Zheng","given":"Yumei"},{"family":"Sherpa","given":"Dawafuti"},{"family":"Jentsch","given":"Stefan"},{"family":"Pfander","given":"Boris"},{"family":"Schulman","given":"Brenda A."},{"family":"Baumeister","given":"Wolfgang"}],"issued":{"date-parts":[["2020",12,3]]}}}],"schema":"https://github.com/citation-style-language/schema/raw/master/csl-citation.json"}</w:instrTex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separate"/>
      </w:r>
      <w:r>
        <w:rPr>
          <w:rFonts w:cs="Arial" w:ascii="Arial" w:hAnsi="Arial"/>
          <w:color w:themeColor="text1" w:val="000000"/>
          <w:sz w:val="22"/>
          <w:szCs w:val="22"/>
          <w:lang w:val="en-US"/>
        </w:rPr>
      </w:r>
      <w:r>
        <w:rPr>
          <w:rFonts w:cs="Arial" w:ascii="Arial" w:hAnsi="Arial"/>
          <w:color w:val="000000"/>
          <w:kern w:val="0"/>
          <w:sz w:val="22"/>
          <w:vertAlign w:val="superscript"/>
          <w:lang w:val="en-GB"/>
        </w:rPr>
        <w:t>21</w: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end"/>
      </w:r>
      <w:r>
        <w:rPr>
          <w:rFonts w:cs="Arial" w:ascii="Arial" w:hAnsi="Arial"/>
          <w:color w:themeColor="text1" w:val="000000"/>
          <w:sz w:val="22"/>
          <w:szCs w:val="22"/>
          <w:lang w:val="en-US"/>
        </w:rPr>
        <w:t xml:space="preserve">. When endocytosis is impaired, Ede1 directly links early clathrin-mediated endocytosis proteins to Atg8 on the autophagosome. These Ede1-dependent endocytic protein deposits (ENDs) are degraded via autophagy </w:t>
      </w:r>
      <w:r>
        <w:fldChar w:fldCharType="begin"/>
      </w:r>
      <w:r>
        <w:rPr>
          <w:sz w:val="22"/>
          <w:szCs w:val="22"/>
          <w:rFonts w:cs="Arial" w:ascii="Arial" w:hAnsi="Arial"/>
          <w:color w:themeColor="text1" w:val="000000"/>
          <w:lang w:val="en-US"/>
        </w:rPr>
        <w:instrText xml:space="preserve">ADDIN ZOTERO_ITEM CSL_CITATION {"citationID":"BYPjworN","properties":{"formattedCitation":"\\super 21\\nosupersub{}","plainCitation":"21","noteIndex":0},"citationItems":[{"id":526,"uris":["http://zotero.org/users/local/pqnyHZtz/items/F5JBFK97"],"itemData":{"id":526,"type":"article-journal","abstract":"Autophagy eliminates cytoplasmic content selected by autophagy receptors, which link cargo to the membrane-bound autophagosomal ubiquitin-like protein Atg8/LC3. Here, we report a selective autophagy pathway for protein condensates formed by endocytic proteins in yeast. In this pathway, the endocytic protein Ede1 functions as a selective autophagy receptor. Distinct domains within Ede1 bind Atg8 and mediate phase separation into condensates. Both properties are necessary for an Ede1-dependent autophagy pathway for endocytic proteins, which differs from regular endocytosis and does not involve other known selective autophagy receptors but requires the core autophagy machinery. Cryo-electron tomography of Ede1-containing condensates, at the plasma membrane and in autophagic bodies, shows a phase-separated compartment at the beginning and end of the Ede1-mediated selective autophagy route. Our data suggest a model for autophagic degradation of macromolecular protein complexes by the action of intrinsic autophagy receptors.","container-title":"Molecular Cell","DOI":"10.1016/j.molcel.2020.10.030","ISSN":"1097-4164","issue":"5","journalAbbreviation":"Mol Cell","language":"eng","note":"PMID: 33207182\nPMCID: PMC7721475","page":"764-778.e7","source":"PubMed","title":"A Selective Autophagy Pathway for Phase-Separated Endocytic Protein Deposits","volume":"80","author":[{"family":"Wilfling","given":"Florian"},{"family":"Lee","given":"Chia-Wei"},{"family":"Erdmann","given":"Philipp S."},{"family":"Zheng","given":"Yumei"},{"family":"Sherpa","given":"Dawafuti"},{"family":"Jentsch","given":"Stefan"},{"family":"Pfander","given":"Boris"},{"family":"Schulman","given":"Brenda A."},{"family":"Baumeister","given":"Wolfgang"}],"issued":{"date-parts":[["2020",12,3]]}}}],"schema":"https://github.com/citation-style-language/schema/raw/master/csl-citation.json"}</w:instrTex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separate"/>
      </w:r>
      <w:r>
        <w:rPr>
          <w:rFonts w:cs="Arial" w:ascii="Arial" w:hAnsi="Arial"/>
          <w:color w:themeColor="text1" w:val="000000"/>
          <w:sz w:val="22"/>
          <w:szCs w:val="22"/>
          <w:lang w:val="en-US"/>
        </w:rPr>
      </w:r>
      <w:r>
        <w:rPr>
          <w:rFonts w:cs="Arial" w:ascii="Arial" w:hAnsi="Arial"/>
          <w:color w:val="000000"/>
          <w:kern w:val="0"/>
          <w:sz w:val="22"/>
          <w:vertAlign w:val="superscript"/>
          <w:lang w:val="en-GB"/>
        </w:rPr>
        <w:t>21</w: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end"/>
      </w:r>
      <w:r>
        <w:rPr>
          <w:rFonts w:cs="Arial" w:ascii="Arial" w:hAnsi="Arial"/>
          <w:color w:themeColor="text1" w:val="000000"/>
          <w:sz w:val="22"/>
          <w:szCs w:val="22"/>
          <w:lang w:val="en-US"/>
        </w:rPr>
        <w:t xml:space="preserve">. Intriguingly, selective autophagy of ENDs depends on the phase separation of Ede1 and its autophagy receptor function. Ede1 contains a low complexity region and coiled-coil domains, which promote the formation of higher oligomeric structures </w:t>
      </w:r>
      <w:r>
        <w:fldChar w:fldCharType="begin"/>
      </w:r>
      <w:r>
        <w:rPr>
          <w:sz w:val="22"/>
          <w:szCs w:val="22"/>
          <w:rFonts w:cs="Arial" w:ascii="Arial" w:hAnsi="Arial"/>
          <w:color w:themeColor="text1" w:val="000000"/>
          <w:lang w:val="en-US"/>
        </w:rPr>
        <w:instrText xml:space="preserve">ADDIN ZOTERO_ITEM CSL_CITATION {"citationID":"TTtNMpRP","properties":{"formattedCitation":"\\super 22\\nosupersub{}","plainCitation":"22","noteIndex":0},"citationItems":[{"id":316,"uris":["http://zotero.org/users/local/pqnyHZtz/items/69SHT53T"],"itemData":{"id":316,"type":"article-journal","abstract":"Abstract Clathrin-mediated endocytosis is a highly conserved intracellular trafficking pathway that depends on dynamic protein?protein interactions between up to 60 different proteins. However, little is known about the spatio-temporal regulation of these interactions. Using fluorescence (cross)-correlation spectroscopy in yeast, we tested 41 previously reported interactions in vivo and found 16 to exist in the cytoplasm. These detected cytoplasmic interactions included the self-interaction of Ede1, homolog of mammalian Eps15. Ede1 is the crucial scaffold for the organization of the early stages of endocytosis. We show that oligomerization of Ede1 through its central coiled coil domain is necessary for its localization to the endocytic site and we link the oligomerization of Ede1 to its function in locally concentrating endocytic adaptors and organizing the endocytic machinery. Our study sheds light on the importance of the regulation of protein?protein interactions in the cytoplasm for the assembly of the endocytic machinery in vivo.","container-title":"Molecular Systems Biology","DOI":"10.15252/msb.20145422","ISSN":"1744-4292","issue":"11","note":"publisher: John Wiley &amp; Sons, Ltd","page":"756","source":"embopress.org (Atypon)","title":"Quantification of cytosolic interactions identifies Ede1 oligomers as key organizers of endocytosis","volume":"10","author":[{"family":"Boeke","given":"Dominik"},{"family":"Trautmann","given":"Susanne"},{"family":"Meurer","given":"Matthias"},{"family":"Wachsmuth","given":"Malte"},{"family":"Godlee","given":"Camilla"},{"family":"Knop","given":"Michael"},{"family":"Kaksonen","given":"Marko"}],"issued":{"date-parts":[["2014",11]]}}}],"schema":"https://github.com/citation-style-language/schema/raw/master/csl-citation.json"}</w:instrTex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separate"/>
      </w:r>
      <w:r>
        <w:rPr>
          <w:rFonts w:cs="Arial" w:ascii="Arial" w:hAnsi="Arial"/>
          <w:color w:themeColor="text1" w:val="000000"/>
          <w:sz w:val="22"/>
          <w:szCs w:val="22"/>
          <w:lang w:val="en-US"/>
        </w:rPr>
      </w:r>
      <w:r>
        <w:rPr>
          <w:rFonts w:cs="Arial" w:ascii="Arial" w:hAnsi="Arial"/>
          <w:color w:val="000000"/>
          <w:kern w:val="0"/>
          <w:sz w:val="22"/>
          <w:vertAlign w:val="superscript"/>
          <w:lang w:val="en-GB"/>
        </w:rPr>
        <w:t>22</w: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end"/>
      </w:r>
      <w:r>
        <w:rPr>
          <w:rFonts w:cs="Arial" w:ascii="Arial" w:hAnsi="Arial"/>
          <w:color w:themeColor="text1" w:val="000000"/>
          <w:sz w:val="22"/>
          <w:szCs w:val="22"/>
          <w:lang w:val="en-US"/>
        </w:rPr>
        <w:t xml:space="preserve"> and are required to form phase separations together with further END components. In addition, Ede1 contains several binding motifs that form interactions with autophagy machinery proteins. Disrupting the ability of Ede1 to undergo phase separation or its receptor function abolishes the Ede1-dependent autophagy pathway for endocytic proteins.</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t>Overall, these findings reveal an interplay between phase separation and autophagy. Nevertheless, how phase separation influences phagophore initiation in selective autophagy is incompletely understood.</w:t>
      </w:r>
    </w:p>
    <w:p>
      <w:pPr>
        <w:pStyle w:val="Normal"/>
        <w:spacing w:lineRule="auto" w:line="360"/>
        <w:jc w:val="both"/>
        <w:rPr>
          <w:rFonts w:ascii="Arial" w:hAnsi="Arial" w:cs="Arial"/>
          <w:b/>
          <w:bCs/>
          <w:color w:themeColor="text1" w:val="000000"/>
          <w:sz w:val="22"/>
          <w:szCs w:val="22"/>
          <w:shd w:fill="FFFFFF" w:val="clear"/>
          <w:lang w:val="en-US"/>
        </w:rPr>
      </w:pPr>
      <w:r>
        <w:rPr>
          <w:rFonts w:cs="Arial" w:ascii="Arial" w:hAnsi="Arial"/>
          <w:b/>
          <w:bCs/>
          <w:color w:themeColor="text1" w:val="000000"/>
          <w:sz w:val="22"/>
          <w:szCs w:val="22"/>
          <w:shd w:fill="FFFFFF" w:val="clear"/>
          <w:lang w:val="en-US"/>
        </w:rPr>
      </w:r>
    </w:p>
    <w:p>
      <w:pPr>
        <w:pStyle w:val="Normal"/>
        <w:spacing w:lineRule="auto" w:line="360"/>
        <w:jc w:val="both"/>
        <w:rPr>
          <w:rFonts w:ascii="Arial" w:hAnsi="Arial" w:cs="Arial"/>
          <w:color w:themeColor="text1" w:val="000000"/>
          <w:sz w:val="22"/>
          <w:szCs w:val="22"/>
          <w:lang w:val="en-US"/>
        </w:rPr>
      </w:pPr>
      <w:r>
        <w:rPr>
          <w:rFonts w:cs="Arial" w:ascii="Arial" w:hAnsi="Arial"/>
          <w:b/>
          <w:bCs/>
          <w:color w:themeColor="text1" w:val="000000"/>
          <w:sz w:val="22"/>
          <w:szCs w:val="22"/>
          <w:lang w:val="en-US"/>
        </w:rPr>
        <w:t>Low-affinity cargo-receptor interactions promote receptor mobility and selective autophagy</w:t>
      </w:r>
    </w:p>
    <w:p>
      <w:pPr>
        <w:pStyle w:val="Normal"/>
        <w:spacing w:lineRule="auto" w:line="360"/>
        <w:jc w:val="both"/>
        <w:rPr>
          <w:rFonts w:ascii="Arial" w:hAnsi="Arial" w:cs="Arial"/>
          <w:color w:themeColor="text1" w:val="000000"/>
          <w:sz w:val="22"/>
          <w:szCs w:val="22"/>
          <w:shd w:fill="FFFFFF" w:val="clear"/>
          <w:lang w:val="en-US"/>
        </w:rPr>
      </w:pPr>
      <w:r>
        <w:rPr>
          <w:rFonts w:cs="Arial" w:ascii="Arial" w:hAnsi="Arial"/>
          <w:color w:themeColor="text1" w:val="000000"/>
          <w:sz w:val="22"/>
          <w:szCs w:val="22"/>
          <w:lang w:val="en-US"/>
        </w:rPr>
        <w:t xml:space="preserve">To address the role of phase separation in END turnover in more detail, we manipulated the END cargo properties. We generated two yeast strains expressing a double GFP-tagged Ede1 to visualize END condensation and degradation. In one strain, we also introduced a copper-inducible triple GFP-binding protein (3xGBP) fused to BFP </w:t>
      </w:r>
      <w:r>
        <w:fldChar w:fldCharType="begin"/>
      </w:r>
      <w:r>
        <w:rPr>
          <w:sz w:val="22"/>
          <w:szCs w:val="22"/>
          <w:rFonts w:cs="Arial" w:ascii="Arial" w:hAnsi="Arial"/>
          <w:color w:themeColor="text1" w:val="000000"/>
          <w:lang w:val="en-US"/>
        </w:rPr>
        <w:instrText xml:space="preserve">ADDIN ZOTERO_ITEM CSL_CITATION {"citationID":"3iIffzu0","properties":{"formattedCitation":"\\super 23\\nosupersub{}","plainCitation":"23","noteIndex":0},"citationItems":[{"id":531,"uris":["http://zotero.org/users/local/pqnyHZtz/items/SDGVS66J"],"itemData":{"id":531,"type":"article-journal","abstract":"&lt;p&gt;Green fluorescent proteins (GFPs) and variants thereof are widely used to study protein localization and dynamics. We engineered a specific binder for fluorescent proteins based on a 13-kDa GFP binding fragment derived from a llama single chain antibody. This GFP-binding protein (GBP) can easily be produced in bacteria and coupled to a monovalent matrix. The GBP allows a fast and efficient (one-step) isolation of GFP fusion proteins and their interacting factors for biochemical analyses including mass spectroscopy and enzyme activity measurements. Moreover GBP is also suitable for chromatin immunoprecipitations from cells expressing fluorescent DNA-binding proteins. Most importantly, GBP can be fused with cellular proteins to ectopically recruit GFP fusion proteins allowing targeted manipulation of cellular structures and processes in living cells. Because of the high affinity capture of GFP fusion proteins &lt;i&gt;in vitro&lt;/i&gt; and &lt;i&gt;in vivo&lt;/i&gt; and a size in the lower nanometer range we refer to the immobilized GFP-binding protein as GFP-nanotrap. This versatile GFP-nanotrap enables a unique combination of microscopic, biochemical, and functional analyses with one and the same protein.&lt;/p&gt;","container-title":"Molecular &amp; Cellular Proteomics","DOI":"10.1074/mcp.M700342-MCP200","ISSN":"1535-9476, 1535-9484","issue":"2","journalAbbreviation":"Molecular &amp; Cellular Proteomics","language":"English","note":"publisher: Elsevier","page":"282-289","source":"www.mcponline.org","title":"A Versatile Nanotrap for Biochemical and Functional Studies with Fluorescent Fusion Proteins *","volume":"7","author":[{"family":"Rothbauer","given":"Ulrich"},{"family":"Zolghadr","given":"Kourosh"},{"family":"Muyldermans","given":"Serge"},{"family":"Schepers","given":"Aloys"},{"family":"Cardoso","given":"M. Cristina"},{"family":"Leonhardt","given":"Heinrich"}],"issued":{"date-parts":[["2008",2,1]]}}}],"schema":"https://github.com/citation-style-language/schema/raw/master/csl-citation.json"}</w:instrTex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separate"/>
      </w:r>
      <w:r>
        <w:rPr>
          <w:rFonts w:cs="Arial" w:ascii="Arial" w:hAnsi="Arial"/>
          <w:color w:themeColor="text1" w:val="000000"/>
          <w:sz w:val="22"/>
          <w:szCs w:val="22"/>
          <w:lang w:val="en-US"/>
        </w:rPr>
      </w:r>
      <w:r>
        <w:rPr>
          <w:rFonts w:cs="Arial" w:ascii="Arial" w:hAnsi="Arial"/>
          <w:color w:val="000000"/>
          <w:kern w:val="0"/>
          <w:sz w:val="22"/>
          <w:vertAlign w:val="superscript"/>
          <w:lang w:val="en-GB"/>
        </w:rPr>
        <w:t>23</w: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end"/>
      </w:r>
      <w:r>
        <w:rPr>
          <w:rFonts w:cs="Arial" w:ascii="Arial" w:hAnsi="Arial"/>
          <w:color w:themeColor="text1" w:val="000000"/>
          <w:sz w:val="22"/>
          <w:szCs w:val="22"/>
          <w:lang w:val="en-US"/>
        </w:rPr>
        <w:t xml:space="preserve">. We treated cells with rapamycin to induce END turnover by autophagy </w:t>
      </w:r>
      <w:r>
        <w:fldChar w:fldCharType="begin"/>
      </w:r>
      <w:r>
        <w:rPr>
          <w:sz w:val="22"/>
          <w:szCs w:val="22"/>
          <w:rFonts w:cs="Arial" w:ascii="Arial" w:hAnsi="Arial"/>
          <w:color w:themeColor="text1" w:val="000000"/>
          <w:lang w:val="en-US"/>
        </w:rPr>
        <w:instrText xml:space="preserve">ADDIN ZOTERO_ITEM CSL_CITATION {"citationID":"iZxtDgB0","properties":{"formattedCitation":"\\super 21,24\\nosupersub{}","plainCitation":"21,24","noteIndex":0},"citationItems":[{"id":526,"uris":["http://zotero.org/users/local/pqnyHZtz/items/F5JBFK97"],"itemData":{"id":526,"type":"article-journal","abstract":"Autophagy eliminates cytoplasmic content selected by autophagy receptors, which link cargo to the membrane-bound autophagosomal ubiquitin-like protein Atg8/LC3. Here, we report a selective autophagy pathway for protein condensates formed by endocytic proteins in yeast. In this pathway, the endocytic protein Ede1 functions as a selective autophagy receptor. Distinct domains within Ede1 bind Atg8 and mediate phase separation into condensates. Both properties are necessary for an Ede1-dependent autophagy pathway for endocytic proteins, which differs from regular endocytosis and does not involve other known selective autophagy receptors but requires the core autophagy machinery. Cryo-electron tomography of Ede1-containing condensates, at the plasma membrane and in autophagic bodies, shows a phase-separated compartment at the beginning and end of the Ede1-mediated selective autophagy route. Our data suggest a model for autophagic degradation of macromolecular protein complexes by the action of intrinsic autophagy receptors.","container-title":"Molecular Cell","DOI":"10.1016/j.molcel.2020.10.030","ISSN":"1097-4164","issue":"5","journalAbbreviation":"Mol Cell","language":"eng","note":"PMID: 33207182\nPMCID: PMC7721475","page":"764-778.e7","source":"PubMed","title":"A Selective Autophagy Pathway for Phase-Separated Endocytic Protein Deposits","volume":"80","author":[{"family":"Wilfling","given":"Florian"},{"family":"Lee","given":"Chia-Wei"},{"family":"Erdmann","given":"Philipp S."},{"family":"Zheng","given":"Yumei"},{"family":"Sherpa","given":"Dawafuti"},{"family":"Jentsch","given":"Stefan"},{"family":"Pfander","given":"Boris"},{"family":"Schulman","given":"Brenda A."},{"family":"Baumeister","given":"Wolfgang"}],"issued":{"date-parts":[["2020",12,3]]}}},{"id":470,"uris":["http://zotero.org/users/local/pqnyHZtz/items/YKVYT79Q"],"itemData":{"id":470,"type":"article-journal","abstract":"&lt;p&gt;Autophagy is a bulk protein degradation process that is induced by starvation. The control mechanism for induction of autophagy is not well understood. We found that Tor, a phosphatidylinositol kinase homologue, is involved in the control of autophagy in the yeast, &lt;i&gt;Saccharomyces cerevisiae.&lt;/i&gt; When rapamycin, an inhibitor of Tor function, is added, autophagy is induced even in cells growing in nutrient-rich medium. A temperature-sensitive&lt;i&gt;tor&lt;/i&gt; mutant also leads to induction of autophagy at a nonpermissive temperature. These results indicate that Tor negatively regulates the induction of autophagy. Tor is the first molecule that is identified as a pivotal player in the starvation-signaling pathway of autophagy. Furthermore, we found that a high concentration of cAMP is inhibitory for induction of autophagy. &lt;i&gt;APG&lt;/i&gt; gene products are involved in autophagy induced by starvation. Autophagy was not induced in &lt;i&gt;apg&lt;/i&gt; mutants in the presence of rapamycin, indicating that the site of action of Tor is upstream of those of Apg proteins. In nutrient-rich medium, Apg proteins are involved also in the transport of aminopeptidase I from the cytosol to the vacuole. Tor may act to switch Apg function between autophagy and transport of aminopeptidase I.&lt;/p&gt;","container-title":"Journal of Biological Chemistry","DOI":"10.1074/jbc.273.7.3963","ISSN":"0021-9258, 1083-351X","issue":"7","journalAbbreviation":"Journal of Biological Chemistry","language":"English","note":"publisher: Elsevier\nPMID: 9461583","page":"3963-3966","source":"www.jbc.org","title":"Tor, a Phosphatidylinositol Kinase Homologue, Controls Autophagy in Yeast *","volume":"273","author":[{"family":"Noda","given":"Takeshi"},{"family":"Ohsumi","given":"Yoshinori"}],"issued":{"date-parts":[["1998",2,13]]}}}],"schema":"https://github.com/citation-style-language/schema/raw/master/csl-citation.json"}</w:instrTex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separate"/>
      </w:r>
      <w:r>
        <w:rPr>
          <w:rFonts w:cs="Arial" w:ascii="Arial" w:hAnsi="Arial"/>
          <w:color w:themeColor="text1" w:val="000000"/>
          <w:sz w:val="22"/>
          <w:szCs w:val="22"/>
          <w:lang w:val="en-US"/>
        </w:rPr>
      </w:r>
      <w:r>
        <w:rPr>
          <w:rFonts w:cs="Arial" w:ascii="Arial" w:hAnsi="Arial"/>
          <w:color w:val="000000"/>
          <w:kern w:val="0"/>
          <w:sz w:val="22"/>
          <w:vertAlign w:val="superscript"/>
          <w:lang w:val="en-GB"/>
        </w:rPr>
        <w:t>21,24</w: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end"/>
      </w:r>
      <w:r>
        <w:rPr>
          <w:rFonts w:cs="Arial" w:ascii="Arial" w:hAnsi="Arial"/>
          <w:color w:themeColor="text1" w:val="000000"/>
          <w:sz w:val="22"/>
          <w:szCs w:val="22"/>
          <w:lang w:val="en-US"/>
        </w:rPr>
        <w:t>. Although 2xGFP-Ede1-positive ENDs were eliminated in the control strain lacking BFP-3xGBP (-3xGBP), they persisted in the strain expressing BFP-3xGBP (+3xGBP) (Figure 1A, 1B, S1A and S1B). Intriguingly, fluorescence recovery after photobleaching (FRAP) revealed rapid exchange of 2xGFP-Ede1 between the bleached and non-bleached pool in the control strain but not in the strain expressing BFP-3xGBP (Figure 1C). These data suggest that Ede1 within the END compartment is liquid-like in the control strain but solidified in the strain expressing BFP-3xGBP, and this change in mobility altered its autophagic degradation. Despite their solidification, END assemblies still colocalized with the autophagy protein Atg8, suggesting that the autophagy receptor properties of Ede1 were not altered (Figure 1D and S1C).</w:t>
      </w:r>
      <w:r>
        <w:rPr>
          <w:rFonts w:cs="Arial" w:ascii="Arial" w:hAnsi="Arial"/>
          <w:color w:themeColor="text1" w:val="000000"/>
          <w:sz w:val="22"/>
          <w:szCs w:val="22"/>
          <w:shd w:fill="FFFFFF" w:val="clear"/>
          <w:lang w:val="en-US"/>
        </w:rPr>
        <w:t xml:space="preserve"> We infer that </w:t>
      </w:r>
      <w:r>
        <w:rPr>
          <w:rFonts w:cs="Arial" w:ascii="Arial" w:hAnsi="Arial"/>
          <w:color w:themeColor="text1" w:val="000000"/>
          <w:sz w:val="22"/>
          <w:szCs w:val="22"/>
          <w:lang w:val="en-US"/>
        </w:rPr>
        <w:t>high-affinity interactions between 2xGFP-Ede1 and BFP-3xGBP render the receptor Ede1 immobile and that receptor</w:t>
      </w:r>
      <w:r>
        <w:rPr>
          <w:rFonts w:cs="Arial" w:ascii="Arial" w:hAnsi="Arial"/>
          <w:color w:themeColor="text1" w:val="000000"/>
          <w:sz w:val="22"/>
          <w:szCs w:val="22"/>
          <w:shd w:fill="FFFFFF" w:val="clear"/>
          <w:lang w:val="en-US"/>
        </w:rPr>
        <w:t xml:space="preserve"> mobility is required for selective END degradation. </w:t>
      </w:r>
    </w:p>
    <w:p>
      <w:pPr>
        <w:pStyle w:val="Normal"/>
        <w:spacing w:lineRule="auto" w:line="360"/>
        <w:jc w:val="both"/>
        <w:rPr>
          <w:rFonts w:ascii="Arial" w:hAnsi="Arial" w:cs="Arial"/>
          <w:color w:themeColor="text1" w:val="000000"/>
          <w:sz w:val="22"/>
          <w:szCs w:val="22"/>
          <w:shd w:fill="FFFFFF" w:val="clear"/>
          <w:lang w:val="en-US"/>
        </w:rPr>
      </w:pPr>
      <w:r>
        <w:rPr>
          <w:rFonts w:cs="Arial" w:ascii="Arial" w:hAnsi="Arial"/>
          <w:color w:themeColor="text1" w:val="000000"/>
          <w:sz w:val="22"/>
          <w:szCs w:val="22"/>
          <w:shd w:fill="FFFFFF" w:val="clear"/>
          <w:lang w:val="en-US"/>
        </w:rPr>
      </w:r>
    </w:p>
    <w:p>
      <w:pPr>
        <w:pStyle w:val="Normal"/>
        <w:spacing w:lineRule="auto" w:line="360"/>
        <w:jc w:val="both"/>
        <w:rPr>
          <w:rFonts w:ascii="Arial" w:hAnsi="Arial" w:cs="Arial"/>
          <w:color w:themeColor="text1" w:val="000000"/>
          <w:sz w:val="22"/>
          <w:szCs w:val="22"/>
          <w:shd w:fill="FFFFFF" w:val="clear"/>
          <w:lang w:val="en-US"/>
        </w:rPr>
      </w:pPr>
      <w:r>
        <w:rPr>
          <w:rFonts w:cs="Arial" w:ascii="Arial" w:hAnsi="Arial"/>
          <w:color w:themeColor="text1" w:val="000000"/>
          <w:sz w:val="22"/>
          <w:szCs w:val="22"/>
          <w:shd w:fill="FFFFFF" w:val="clear"/>
          <w:lang w:val="en-US"/>
        </w:rPr>
        <w:t xml:space="preserve">To determine if receptor mobility is an important feature in selective autophagy more generally, we manipulated the Cvt pathway. First, we examined the affinity of the interaction between Ape1 cargo and the Atg19 receptor. Briefly, we immobilized a GST-BFP-tagged Ape1 propeptide (Ape1 residues 1-45, which interacts with Atg19) on GSH beads. We found that mCherry-Atg19 was recruited to the Ape1 propeptide, but this interaction was lost after washing, consistent with a low-affinity interaction. This suggests that receptor mobility in the Cvt pathway is established by low-affinity receptor-cargo interactions, allowing a high on- and off binding rate (Figure 1E and S1D). To examine the impact of cargo-receptor affinity on degradation, we co-expressed either untagged or GBP-tagged Atg19 in </w:t>
      </w:r>
      <w:r>
        <w:rPr>
          <w:rFonts w:cs="Arial" w:ascii="Arial" w:hAnsi="Arial"/>
          <w:i/>
          <w:iCs/>
          <w:color w:themeColor="text1" w:val="000000"/>
          <w:sz w:val="22"/>
          <w:szCs w:val="22"/>
          <w:shd w:fill="FFFFFF" w:val="clear"/>
          <w:lang w:val="en-US"/>
        </w:rPr>
        <w:t>atg19Δ</w:t>
      </w:r>
      <w:r>
        <w:rPr>
          <w:rFonts w:cs="Arial" w:ascii="Arial" w:hAnsi="Arial"/>
          <w:color w:themeColor="text1" w:val="000000"/>
          <w:sz w:val="22"/>
          <w:szCs w:val="22"/>
          <w:shd w:fill="FFFFFF" w:val="clear"/>
          <w:lang w:val="en-US"/>
        </w:rPr>
        <w:t xml:space="preserve"> cells along with GFP-Ape1; these strains are predicted to form low- and high-affinity receptor-cargo interactions, respectively. Strikingly, free GFP was generated in </w:t>
      </w:r>
      <w:r>
        <w:rPr>
          <w:rFonts w:cs="Arial" w:ascii="Arial" w:hAnsi="Arial"/>
          <w:i/>
          <w:iCs/>
          <w:color w:themeColor="text1" w:val="000000"/>
          <w:sz w:val="22"/>
          <w:szCs w:val="22"/>
          <w:shd w:fill="FFFFFF" w:val="clear"/>
          <w:lang w:val="en-US"/>
        </w:rPr>
        <w:t>atg19Δ</w:t>
      </w:r>
      <w:r>
        <w:rPr>
          <w:rFonts w:cs="Arial" w:ascii="Arial" w:hAnsi="Arial"/>
          <w:color w:themeColor="text1" w:val="000000"/>
          <w:sz w:val="22"/>
          <w:szCs w:val="22"/>
          <w:shd w:fill="FFFFFF" w:val="clear"/>
          <w:lang w:val="en-US"/>
        </w:rPr>
        <w:t xml:space="preserve"> cells expressing untagged Atg19 but not in those expressing Atg19-GBP (Figure 1F). These data suggest that the high-affinity cargo-receptor interaction blocked autophagic turnover of the GFP-Ape1. Together, these findings strongly suggest that receptor mobility is a key principle of selective autophagy. </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r>
    </w:p>
    <w:p>
      <w:pPr>
        <w:pStyle w:val="Normal"/>
        <w:spacing w:lineRule="auto" w:line="360"/>
        <w:jc w:val="both"/>
        <w:rPr>
          <w:rFonts w:ascii="Arial" w:hAnsi="Arial" w:cs="Arial"/>
          <w:b/>
          <w:bCs/>
          <w:color w:themeColor="text1" w:val="000000"/>
          <w:sz w:val="22"/>
          <w:szCs w:val="22"/>
          <w:shd w:fill="FFFFFF" w:val="clear"/>
          <w:lang w:val="en-US"/>
        </w:rPr>
      </w:pPr>
      <w:r>
        <w:rPr>
          <w:rFonts w:cs="Arial" w:ascii="Arial" w:hAnsi="Arial"/>
          <w:b/>
          <w:bCs/>
          <w:color w:themeColor="text1" w:val="000000"/>
          <w:sz w:val="22"/>
          <w:szCs w:val="22"/>
          <w:shd w:fill="FFFFFF" w:val="clear"/>
          <w:lang w:val="en-US"/>
        </w:rPr>
        <w:t xml:space="preserve">Autophagy biogenesis factors form initiation hubs </w:t>
      </w:r>
      <w:r>
        <w:rPr>
          <w:rFonts w:cs="Arial" w:ascii="Arial" w:hAnsi="Arial"/>
          <w:b/>
          <w:bCs/>
          <w:color w:themeColor="text1" w:val="000000"/>
          <w:sz w:val="22"/>
          <w:szCs w:val="22"/>
          <w:lang w:val="en-US"/>
        </w:rPr>
        <w:t>at low-affinity cargo-receptor complexes</w:t>
      </w:r>
    </w:p>
    <w:p>
      <w:pPr>
        <w:pStyle w:val="Normal"/>
        <w:spacing w:lineRule="auto" w:line="360"/>
        <w:jc w:val="both"/>
        <w:rPr>
          <w:rFonts w:ascii="Arial" w:hAnsi="Arial" w:cs="Arial"/>
          <w:color w:themeColor="text1" w:val="000000"/>
          <w:sz w:val="22"/>
          <w:szCs w:val="22"/>
          <w:shd w:fill="FFFFFF" w:val="clear"/>
          <w:lang w:val="en-US"/>
        </w:rPr>
      </w:pPr>
      <w:r>
        <w:rPr>
          <w:rFonts w:cs="Arial" w:ascii="Arial" w:hAnsi="Arial"/>
          <w:color w:themeColor="text1" w:val="000000"/>
          <w:sz w:val="22"/>
          <w:szCs w:val="22"/>
          <w:shd w:fill="FFFFFF" w:val="clear"/>
          <w:lang w:val="en-US"/>
        </w:rPr>
        <w:t xml:space="preserve">The autophagy machinery initiates phagophore biogenesis at the cargo surface, selectively engulfing the cargo. A key step in this process is the recruitment of the scaffolding protein Atg11 to the autophagy receptor on the cargo surface. We examined the recruitment of Atg11 to the surface of diverse selective autophagy cargoes with different physical properties, including ENDs, Ape1, and mitochondria. Whereas mitochondria represent a membrane-delimited cargo, ENDs and Ape1 are membrane-less cargoes that undergo phase separation </w:t>
      </w:r>
      <w:r>
        <w:fldChar w:fldCharType="begin"/>
      </w:r>
      <w:r>
        <w:rPr>
          <w:sz w:val="22"/>
          <w:shd w:fill="FFFFFF" w:val="clear"/>
          <w:szCs w:val="22"/>
          <w:rFonts w:cs="Arial" w:ascii="Arial" w:hAnsi="Arial"/>
          <w:color w:themeColor="text1" w:val="000000"/>
          <w:lang w:val="en-US"/>
        </w:rPr>
        <w:instrText xml:space="preserve">ADDIN ZOTERO_ITEM CSL_CITATION {"citationID":"1hcvVyBH","properties":{"formattedCitation":"\\super 13,22\\nosupersub{}","plainCitation":"13,22","noteIndex":0},"citationItems":[{"id":316,"uris":["http://zotero.org/users/local/pqnyHZtz/items/69SHT53T"],"itemData":{"id":316,"type":"article-journal","abstract":"Abstract Clathrin-mediated endocytosis is a highly conserved intracellular trafficking pathway that depends on dynamic protein?protein interactions between up to 60 different proteins. However, little is known about the spatio-temporal regulation of these interactions. Using fluorescence (cross)-correlation spectroscopy in yeast, we tested 41 previously reported interactions in vivo and found 16 to exist in the cytoplasm. These detected cytoplasmic interactions included the self-interaction of Ede1, homolog of mammalian Eps15. Ede1 is the crucial scaffold for the organization of the early stages of endocytosis. We show that oligomerization of Ede1 through its central coiled coil domain is necessary for its localization to the endocytic site and we link the oligomerization of Ede1 to its function in locally concentrating endocytic adaptors and organizing the endocytic machinery. Our study sheds light on the importance of the regulation of protein?protein interactions in the cytoplasm for the assembly of the endocytic machinery in vivo.","container-title":"Molecular Systems Biology","DOI":"10.15252/msb.20145422","ISSN":"1744-4292","issue":"11","note":"publisher: John Wiley &amp; Sons, Ltd","page":"756","source":"embopress.org (Atypon)","title":"Quantification of cytosolic interactions identifies Ede1 oligomers as key organizers of endocytosis","volume":"10","author":[{"family":"Boeke","given":"Dominik"},{"family":"Trautmann","given":"Susanne"},{"family":"Meurer","given":"Matthias"},{"family":"Wachsmuth","given":"Malte"},{"family":"Godlee","given":"Camilla"},{"family":"Knop","given":"Michael"},{"family":"Kaksonen","given":"Marko"}],"issued":{"date-parts":[["2014",11]]}}},{"id":685,"uris":["http://zotero.org/users/local/pqnyHZtz/items/YTF3F99Z"],"itemData":{"id":685,"type":"article-journal","abstract":"Clearance of biomolecular condensates by selective autophagy is thought to play a crucial role in cellular homeostasis. However, the mechanism underlying selective autophagy of condensates and whether liquidity determines a condensate’s susceptibility to degradation by autophagy remain unknown. Here, we show that the selective autophagic cargo aminopeptidase I (Ape1) undergoes phase separation to form semi-liquid droplets. The Ape1-speciﬁc receptor protein Atg19 localizes to the surface of Ape1 droplets both in vitro and in vivo, with the ‘‘ﬂoatability’’ of Atg19 preventing its penetration into droplets. In vitro reconstitution experiments reveal that Atg19 and lipidated Atg8 are necessary and sufﬁcient for selective sequestration of Ape1 droplets by membranes. This sequestration is impaired by mutational solidiﬁcation of Ape1 droplets or diminished ability of Atg19 to ﬂoat. Taken together, we propose that cargo liquidity and the presence of sufﬁcient amounts of autophagic receptor on cargo are crucial for selective autophagy of biomolecular condensates.","container-title":"Molecular Cell","DOI":"10.1016/j.molcel.2019.12.026","ISSN":"10972765","issue":"6","journalAbbreviation":"Molecular Cell","language":"en","page":"1163-1175.e9","source":"DOI.org (Crossref)","title":"Liquidity Is a Critical Determinant for Selective Autophagy of Protein Condensates","volume":"77","author":[{"family":"Yamasaki","given":"Akinori"},{"family":"Alam","given":"Jahangir Md."},{"family":"Noshiro","given":"Daisuke"},{"family":"Hirata","given":"Eri"},{"family":"Fujioka","given":"Yuko"},{"family":"Suzuki","given":"Kuninori"},{"family":"Ohsumi","given":"Yoshinori"},{"family":"Noda","given":"Nobuo N."}],"issued":{"date-parts":[["2020",3]]}}}],"schema":"https://github.com/citation-style-language/schema/raw/master/csl-citation.json"}</w:instrText>
      </w:r>
      <w:r>
        <w:rPr>
          <w:rFonts w:cs="Arial" w:ascii="Arial" w:hAnsi="Arial"/>
          <w:color w:themeColor="text1" w:val="000000"/>
          <w:sz w:val="22"/>
          <w:szCs w:val="22"/>
          <w:shd w:fill="FFFFFF" w:val="clear"/>
          <w:lang w:val="en-US"/>
        </w:rPr>
      </w:r>
      <w:r>
        <w:rPr>
          <w:sz w:val="22"/>
          <w:shd w:fill="FFFFFF" w:val="clear"/>
          <w:szCs w:val="22"/>
          <w:rFonts w:cs="Arial" w:ascii="Arial" w:hAnsi="Arial"/>
          <w:color w:themeColor="text1" w:val="000000"/>
          <w:lang w:val="en-US"/>
        </w:rPr>
        <w:fldChar w:fldCharType="separate"/>
      </w:r>
      <w:r>
        <w:rPr>
          <w:rFonts w:cs="Arial" w:ascii="Arial" w:hAnsi="Arial"/>
          <w:color w:themeColor="text1" w:val="000000"/>
          <w:sz w:val="22"/>
          <w:szCs w:val="22"/>
          <w:shd w:fill="FFFFFF" w:val="clear"/>
          <w:lang w:val="en-US"/>
        </w:rPr>
      </w:r>
      <w:r>
        <w:rPr>
          <w:rFonts w:cs="Arial" w:ascii="Arial" w:hAnsi="Arial"/>
          <w:color w:val="000000"/>
          <w:kern w:val="0"/>
          <w:sz w:val="22"/>
          <w:vertAlign w:val="superscript"/>
          <w:lang w:val="en-GB"/>
        </w:rPr>
        <w:t>13,22</w:t>
      </w:r>
      <w:r>
        <w:rPr>
          <w:rFonts w:cs="Arial" w:ascii="Arial" w:hAnsi="Arial"/>
          <w:color w:themeColor="text1" w:val="000000"/>
          <w:sz w:val="22"/>
          <w:szCs w:val="22"/>
          <w:shd w:fill="FFFFFF" w:val="clear"/>
          <w:lang w:val="en-US"/>
        </w:rPr>
      </w:r>
      <w:r>
        <w:rPr>
          <w:sz w:val="22"/>
          <w:shd w:fill="FFFFFF" w:val="clear"/>
          <w:szCs w:val="22"/>
          <w:rFonts w:cs="Arial" w:ascii="Arial" w:hAnsi="Arial"/>
          <w:color w:themeColor="text1" w:val="000000"/>
          <w:lang w:val="en-US"/>
        </w:rPr>
        <w:fldChar w:fldCharType="end"/>
      </w:r>
      <w:r>
        <w:rPr>
          <w:rFonts w:cs="Arial" w:ascii="Arial" w:hAnsi="Arial"/>
          <w:color w:themeColor="text1" w:val="000000"/>
          <w:sz w:val="22"/>
          <w:szCs w:val="22"/>
          <w:shd w:fill="FFFFFF" w:val="clear"/>
          <w:lang w:val="en-US"/>
        </w:rPr>
        <w:t>. Unexpectedly, Atg11 did not distribute uniformly around the cargo surface but instead accumulated in distinct foci (Figure 2A). In particular, Atg11 formed prominent foci around Ape1, as measured by the coefficient of variance of the fluorescence intensity (Figure 2B)</w:t>
      </w:r>
      <w:r>
        <w:rPr>
          <w:rFonts w:cs="Arial" w:ascii="Arial" w:hAnsi="Arial"/>
          <w:color w:themeColor="accent2" w:val="ED7D31"/>
          <w:sz w:val="22"/>
          <w:szCs w:val="22"/>
          <w:shd w:fill="FFFFFF" w:val="clear"/>
          <w:lang w:val="en-US"/>
        </w:rPr>
        <w:t xml:space="preserve"> </w:t>
      </w:r>
      <w:r>
        <w:fldChar w:fldCharType="begin"/>
      </w:r>
      <w:r>
        <w:rPr>
          <w:sz w:val="22"/>
          <w:shd w:fill="FFFFFF" w:val="clear"/>
          <w:szCs w:val="22"/>
          <w:rFonts w:cs="Arial" w:ascii="Arial" w:hAnsi="Arial"/>
          <w:color w:themeColor="text1" w:val="000000"/>
          <w:lang w:val="en-US"/>
        </w:rPr>
        <w:instrText xml:space="preserve">ADDIN ZOTERO_ITEM CSL_CITATION {"citationID":"xv0jYJNy","properties":{"formattedCitation":"\\super 25\\nosupersub{}","plainCitation":"25","noteIndex":0},"citationItems":[{"id":673,"uris":["http://zotero.org/users/local/pqnyHZtz/items/J5I5342E"],"itemData":{"id":673,"type":"article-journal","abstract":"Integral membrane proteins of the Lap2-emerin-MAN1 (LEM) family have emerged as important components of the inner nuclear membrane (INM) required for the functional and physical integrity of the nuclear envelope. However, like many INM proteins, there is limited understanding of the biochemical interaction networks that enable LEM protein function. Here, we show that Heh2/Man1 can interact with major scaffold components of the nuclear pore complex (NPC), specifically the inner ring complex (IRC), in evolutionarily distant yeasts. Although an N-terminal domain is required for Heh2 targeting to the INM, we demonstrate that more stable interactions with the NPC are mediated by a C-terminal winged helix (WH) domain, thus decoupling INM targeting and NPC binding. Inhibiting Heh2’s interactions with the NPC by deletion of the Heh2 WH domain leads to NPC clustering. Interestingly, Heh2’s association with NPCs can also be disrupted by knocking out several outer ring nucleoporins. Thus, Heh2’s interaction with NPCs depends on the structural integrity of both major NPC scaffold complexes. We propose a model in which Heh2 acts as a sensor of NPC assembly state, which may be important for NPC quality control mechanisms and the segregation of NPCs during cell division.","container-title":"Molecular Biology of the Cell","DOI":"10.1091/mbc.E20-09-0584","ISSN":"1059-1524, 1939-4586","issue":"15","journalAbbreviation":"MBoC","language":"en","page":"1359-1373","source":"DOI.org (Crossref)","title":"Heh2/Man1 may be an evolutionarily conserved sensor of NPC assembly state","volume":"32","author":[{"family":"Borah","given":"Sapan"},{"family":"Thaller","given":"David J."},{"family":"Hakhverdyan","given":"Zhanna"},{"family":"Rodriguez","given":"Elisa C."},{"family":"Isenhour","given":"Anthony W."},{"family":"Rout","given":"Michael P."},{"family":"King","given":"Megan C."},{"family":"Lusk","given":"C. Patrick"}],"editor":[{"family":"Weis","given":"Karsten"}],"issued":{"date-parts":[["2021",7,15]]}}}],"schema":"https://github.com/citation-style-language/schema/raw/master/csl-citation.json"}</w:instrText>
      </w:r>
      <w:r>
        <w:rPr>
          <w:rFonts w:cs="Arial" w:ascii="Arial" w:hAnsi="Arial"/>
          <w:color w:themeColor="text1" w:val="000000"/>
          <w:sz w:val="22"/>
          <w:szCs w:val="22"/>
          <w:shd w:fill="FFFFFF" w:val="clear"/>
          <w:lang w:val="en-US"/>
        </w:rPr>
      </w:r>
      <w:r>
        <w:rPr>
          <w:sz w:val="22"/>
          <w:shd w:fill="FFFFFF" w:val="clear"/>
          <w:szCs w:val="22"/>
          <w:rFonts w:cs="Arial" w:ascii="Arial" w:hAnsi="Arial"/>
          <w:color w:themeColor="text1" w:val="000000"/>
          <w:lang w:val="en-US"/>
        </w:rPr>
        <w:fldChar w:fldCharType="separate"/>
      </w:r>
      <w:r>
        <w:rPr>
          <w:rFonts w:cs="Arial" w:ascii="Arial" w:hAnsi="Arial"/>
          <w:color w:themeColor="text1" w:val="000000"/>
          <w:sz w:val="22"/>
          <w:szCs w:val="22"/>
          <w:shd w:fill="FFFFFF" w:val="clear"/>
          <w:lang w:val="en-US"/>
        </w:rPr>
      </w:r>
      <w:r>
        <w:rPr>
          <w:rFonts w:cs="Arial" w:ascii="Arial" w:hAnsi="Arial"/>
          <w:color w:themeColor="text1" w:val="000000"/>
          <w:kern w:val="0"/>
          <w:sz w:val="22"/>
          <w:vertAlign w:val="superscript"/>
          <w:lang w:val="en-GB"/>
        </w:rPr>
        <w:t>25</w:t>
      </w:r>
      <w:r>
        <w:rPr>
          <w:rFonts w:cs="Arial" w:ascii="Arial" w:hAnsi="Arial"/>
          <w:color w:themeColor="text1" w:val="000000"/>
          <w:sz w:val="22"/>
          <w:szCs w:val="22"/>
          <w:shd w:fill="FFFFFF" w:val="clear"/>
          <w:lang w:val="en-US"/>
        </w:rPr>
      </w:r>
      <w:r>
        <w:rPr>
          <w:sz w:val="22"/>
          <w:shd w:fill="FFFFFF" w:val="clear"/>
          <w:szCs w:val="22"/>
          <w:rFonts w:cs="Arial" w:ascii="Arial" w:hAnsi="Arial"/>
          <w:color w:themeColor="text1" w:val="000000"/>
          <w:lang w:val="en-US"/>
        </w:rPr>
        <w:fldChar w:fldCharType="end"/>
      </w:r>
      <w:r>
        <w:rPr>
          <w:rFonts w:cs="Arial" w:ascii="Arial" w:hAnsi="Arial"/>
          <w:color w:themeColor="text1" w:val="000000"/>
          <w:sz w:val="22"/>
          <w:szCs w:val="22"/>
          <w:shd w:fill="FFFFFF" w:val="clear"/>
          <w:lang w:val="en-US"/>
        </w:rPr>
        <w:t xml:space="preserve">. Important autophagosome biogenesis factors, such as the autophagy proteins Atg1 and Atg9, also clustered in these foci with Atg11 for both the Ape1 complex and the ENDs (Figure </w:t>
      </w:r>
      <w:r>
        <w:rPr>
          <w:rFonts w:cs="Arial" w:ascii="Arial" w:hAnsi="Arial"/>
          <w:sz w:val="22"/>
          <w:szCs w:val="22"/>
          <w:lang w:val="en-US"/>
        </w:rPr>
        <w:t xml:space="preserve">2C </w:t>
      </w:r>
      <w:r>
        <w:rPr>
          <w:rFonts w:cs="Arial" w:ascii="Arial" w:hAnsi="Arial"/>
          <w:color w:themeColor="text1" w:val="000000"/>
          <w:sz w:val="22"/>
          <w:szCs w:val="22"/>
          <w:shd w:fill="FFFFFF" w:val="clear"/>
          <w:lang w:val="en-US"/>
        </w:rPr>
        <w:t xml:space="preserve">and 2D). Because these clusters contain multiple factors that are involved in phagophore initiation, we termed them “initiation hubs”. </w:t>
      </w:r>
    </w:p>
    <w:p>
      <w:pPr>
        <w:pStyle w:val="Normal"/>
        <w:spacing w:lineRule="auto" w:line="360"/>
        <w:jc w:val="both"/>
        <w:rPr>
          <w:rFonts w:ascii="Arial" w:hAnsi="Arial" w:cs="Arial"/>
          <w:color w:themeColor="text1" w:val="000000"/>
          <w:sz w:val="22"/>
          <w:szCs w:val="22"/>
          <w:shd w:fill="FFFFFF" w:val="clear"/>
          <w:lang w:val="en-US"/>
        </w:rPr>
      </w:pPr>
      <w:r>
        <w:rPr>
          <w:rFonts w:cs="Arial" w:ascii="Arial" w:hAnsi="Arial"/>
          <w:color w:themeColor="text1" w:val="000000"/>
          <w:sz w:val="22"/>
          <w:szCs w:val="22"/>
          <w:shd w:fill="FFFFFF" w:val="clear"/>
          <w:lang w:val="en-US"/>
        </w:rPr>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shd w:fill="FFFFFF" w:val="clear"/>
          <w:lang w:val="en-US"/>
        </w:rPr>
        <w:t xml:space="preserve">We noticed that Atg11 clustering was reduced in cells with increased affinity of receptor-cargo interactions, such as the strains co-expressing Atg19-GBP with GFP-Ape1 (Figure </w:t>
      </w:r>
      <w:r>
        <w:rPr>
          <w:rFonts w:cs="Arial" w:ascii="Arial" w:hAnsi="Arial"/>
          <w:sz w:val="22"/>
          <w:szCs w:val="22"/>
          <w:lang w:val="en-US"/>
        </w:rPr>
        <w:t>2E</w:t>
      </w:r>
      <w:r>
        <w:rPr>
          <w:rFonts w:cs="Arial" w:ascii="Arial" w:hAnsi="Arial"/>
          <w:color w:themeColor="text1" w:val="000000"/>
          <w:sz w:val="22"/>
          <w:szCs w:val="22"/>
          <w:shd w:fill="FFFFFF" w:val="clear"/>
          <w:lang w:val="en-US"/>
        </w:rPr>
        <w:t xml:space="preserve">) and those co-expressing </w:t>
      </w:r>
      <w:r>
        <w:rPr>
          <w:rFonts w:cs="Arial" w:ascii="Arial" w:hAnsi="Arial"/>
          <w:color w:themeColor="text1" w:val="000000"/>
          <w:sz w:val="22"/>
          <w:szCs w:val="22"/>
          <w:lang w:val="en-US"/>
        </w:rPr>
        <w:t>2xGFP-Ede1</w:t>
      </w:r>
      <w:r>
        <w:rPr>
          <w:rFonts w:cs="Arial" w:ascii="Arial" w:hAnsi="Arial"/>
          <w:color w:themeColor="text1" w:val="000000"/>
          <w:sz w:val="22"/>
          <w:szCs w:val="22"/>
          <w:shd w:fill="FFFFFF" w:val="clear"/>
          <w:lang w:val="en-US"/>
        </w:rPr>
        <w:t xml:space="preserve"> with BFP-3xGBP (Figure 2F). </w:t>
      </w:r>
      <w:r>
        <w:rPr>
          <w:rFonts w:cs="Arial" w:ascii="Arial" w:hAnsi="Arial"/>
          <w:color w:themeColor="text1" w:val="000000"/>
          <w:sz w:val="22"/>
          <w:szCs w:val="22"/>
          <w:lang w:val="en-US"/>
        </w:rPr>
        <w:t xml:space="preserve">Notably, single and combined deletion of Atg9 and Vac8 did not reduce Atg11 clustering on Ape1, suggesting that initiation hub formation is independent of downstream factors (Figure S2A). </w:t>
      </w:r>
      <w:r>
        <w:rPr>
          <w:rFonts w:cs="Arial" w:ascii="Arial" w:hAnsi="Arial"/>
          <w:color w:themeColor="text1" w:val="000000"/>
          <w:sz w:val="22"/>
          <w:szCs w:val="22"/>
          <w:shd w:fill="FFFFFF" w:val="clear"/>
          <w:lang w:val="en-US"/>
        </w:rPr>
        <w:t xml:space="preserve">These data suggest that the elevated mobility of </w:t>
      </w:r>
      <w:r>
        <w:rPr>
          <w:rFonts w:cs="Arial" w:ascii="Arial" w:hAnsi="Arial"/>
          <w:color w:themeColor="text1" w:val="000000"/>
          <w:sz w:val="22"/>
          <w:szCs w:val="22"/>
          <w:lang w:val="en-US"/>
        </w:rPr>
        <w:t>low-affinity cargo-receptor complexes</w:t>
      </w:r>
      <w:r>
        <w:rPr>
          <w:rFonts w:cs="Arial" w:ascii="Arial" w:hAnsi="Arial"/>
          <w:color w:themeColor="text1" w:val="000000"/>
          <w:sz w:val="22"/>
          <w:szCs w:val="22"/>
          <w:shd w:fill="FFFFFF" w:val="clear"/>
          <w:lang w:val="en-US"/>
        </w:rPr>
        <w:t xml:space="preserve"> allows </w:t>
      </w:r>
      <w:r>
        <w:rPr>
          <w:rFonts w:cs="Arial" w:ascii="Arial" w:hAnsi="Arial"/>
          <w:color w:themeColor="text1" w:val="000000"/>
          <w:sz w:val="22"/>
          <w:szCs w:val="22"/>
          <w:lang w:val="en-US"/>
        </w:rPr>
        <w:t xml:space="preserve">Atg11 to establish initiation hubs and supports selective cargo degradation. </w:t>
      </w:r>
    </w:p>
    <w:p>
      <w:pPr>
        <w:pStyle w:val="Normal"/>
        <w:spacing w:lineRule="auto" w:line="360"/>
        <w:jc w:val="both"/>
        <w:rPr>
          <w:rFonts w:ascii="Arial" w:hAnsi="Arial" w:cs="Arial"/>
          <w:color w:themeColor="text1" w:val="000000"/>
          <w:sz w:val="22"/>
          <w:szCs w:val="22"/>
          <w:shd w:fill="FFFFFF" w:val="clear"/>
          <w:lang w:val="en-US"/>
        </w:rPr>
      </w:pPr>
      <w:r>
        <w:rPr>
          <w:rFonts w:cs="Arial" w:ascii="Arial" w:hAnsi="Arial"/>
          <w:color w:themeColor="text1" w:val="000000"/>
          <w:sz w:val="22"/>
          <w:szCs w:val="22"/>
          <w:shd w:fill="FFFFFF" w:val="clear"/>
          <w:lang w:val="en-US"/>
        </w:rPr>
      </w:r>
    </w:p>
    <w:p>
      <w:pPr>
        <w:pStyle w:val="Normal"/>
        <w:spacing w:lineRule="auto" w:line="360"/>
        <w:jc w:val="both"/>
        <w:rPr>
          <w:rFonts w:ascii="Arial" w:hAnsi="Arial" w:cs="Arial"/>
          <w:b/>
          <w:bCs/>
          <w:color w:themeColor="text1" w:val="000000"/>
          <w:sz w:val="22"/>
          <w:szCs w:val="22"/>
          <w:lang w:val="en-US"/>
        </w:rPr>
      </w:pPr>
      <w:r>
        <w:rPr>
          <w:rFonts w:cs="Arial" w:ascii="Arial" w:hAnsi="Arial"/>
          <w:b/>
          <w:bCs/>
          <w:color w:themeColor="text1" w:val="000000"/>
          <w:sz w:val="22"/>
          <w:szCs w:val="22"/>
          <w:lang w:val="en-US"/>
        </w:rPr>
        <w:t>Phase separation of Atg11 drives initiation hub formation</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t xml:space="preserve">Intriguingly, </w:t>
      </w:r>
      <w:r>
        <w:rPr>
          <w:rFonts w:cs="Arial" w:ascii="Arial" w:hAnsi="Arial"/>
          <w:color w:themeColor="text1" w:val="000000"/>
          <w:sz w:val="22"/>
          <w:szCs w:val="22"/>
          <w:shd w:fill="FFFFFF" w:val="clear"/>
          <w:lang w:val="en-US"/>
        </w:rPr>
        <w:t>FRAP analysis revealed less mobility of the cargo GFP-Ape1 when compared to that of GFP-Atg11 (Figure 3A)</w:t>
      </w:r>
      <w:r>
        <w:rPr>
          <w:rFonts w:cs="Arial" w:ascii="Arial" w:hAnsi="Arial"/>
          <w:color w:themeColor="text1" w:val="000000"/>
          <w:sz w:val="22"/>
          <w:szCs w:val="22"/>
          <w:lang w:val="en-US"/>
        </w:rPr>
        <w:t xml:space="preserve">. Time-lapse microscopy analysis of GFP-Atg11 revealed that most of the Atg11 clusters on the surface of the Ape1 complex dynamically change their size and morphology (Figure 3B). These morphological changes resemble fusion and fission of individual clusters, consistent with phase separation </w:t>
      </w:r>
      <w:r>
        <w:rPr>
          <w:rFonts w:cs="Arial" w:ascii="Arial" w:hAnsi="Arial"/>
          <w:i/>
          <w:iCs/>
          <w:color w:themeColor="text1" w:val="000000"/>
          <w:sz w:val="22"/>
          <w:szCs w:val="22"/>
          <w:lang w:val="en-US"/>
        </w:rPr>
        <w:t>in vivo</w:t>
      </w:r>
      <w:r>
        <w:rPr>
          <w:rFonts w:cs="Arial" w:ascii="Arial" w:hAnsi="Arial"/>
          <w:color w:themeColor="text1" w:val="000000"/>
          <w:sz w:val="22"/>
          <w:szCs w:val="22"/>
          <w:lang w:val="en-US"/>
        </w:rPr>
        <w:t xml:space="preserve">. </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t xml:space="preserve">To investigate phase separation of Atg11 </w:t>
      </w:r>
      <w:r>
        <w:rPr>
          <w:rFonts w:cs="Arial" w:ascii="Arial" w:hAnsi="Arial"/>
          <w:i/>
          <w:iCs/>
          <w:color w:themeColor="text1" w:val="000000"/>
          <w:sz w:val="22"/>
          <w:szCs w:val="22"/>
          <w:lang w:val="en-US"/>
        </w:rPr>
        <w:t>in vitro</w:t>
      </w:r>
      <w:r>
        <w:rPr>
          <w:rFonts w:cs="Arial" w:ascii="Arial" w:hAnsi="Arial"/>
          <w:color w:themeColor="text1" w:val="000000"/>
          <w:sz w:val="22"/>
          <w:szCs w:val="22"/>
          <w:lang w:val="en-US"/>
        </w:rPr>
        <w:t xml:space="preserve">, we purified GFP-Atg11 from insect cells and found that it formed round droplets in the presence of physiological salt concentrations (Figure 3C and S2B). Droplet formation was absent at low protein concentrations but became visible at around 0.05 µM, and droplet size increased with increased concentration of Atg11. FRAP experiments showed that GFP-Atg11 is largely mobile within the droplet (Figure 3D). In addition, we observed coalescence of individual droplets, another typical feature of phase-separating proteins (Figure </w:t>
      </w:r>
      <w:r>
        <w:rPr>
          <w:rFonts w:cs="Arial" w:ascii="Arial" w:hAnsi="Arial"/>
          <w:sz w:val="22"/>
          <w:szCs w:val="22"/>
          <w:lang w:val="en-US"/>
        </w:rPr>
        <w:t xml:space="preserve">3E </w:t>
      </w:r>
      <w:r>
        <w:rPr>
          <w:rFonts w:cs="Arial" w:ascii="Arial" w:hAnsi="Arial"/>
          <w:color w:themeColor="text1" w:val="000000"/>
          <w:sz w:val="22"/>
          <w:szCs w:val="22"/>
          <w:lang w:val="en-US"/>
        </w:rPr>
        <w:t xml:space="preserve">and S2C). </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shd w:fill="FFFFFF" w:val="clear"/>
          <w:lang w:val="en-US"/>
        </w:rPr>
        <w:t xml:space="preserve">GFP-Atg11 was efficiently recruited to GST-BFP-Atg19 immobilized on GSH beads and remained bound after subsequent washes, consistent with a high-affinity interaction between the scaffold and receptor (Figure S2D). Moreover, GFP-Atg11 formed bright clusters on the Atg19-decorated beads (Figure S2D), suggesting </w:t>
      </w:r>
      <w:r>
        <w:rPr>
          <w:rFonts w:cs="Arial" w:ascii="Arial" w:hAnsi="Arial"/>
          <w:color w:themeColor="text1" w:val="000000"/>
          <w:sz w:val="22"/>
          <w:szCs w:val="22"/>
          <w:lang w:val="en-US"/>
        </w:rPr>
        <w:t xml:space="preserve">phase separation </w:t>
      </w:r>
      <w:r>
        <w:rPr>
          <w:rFonts w:cs="Arial" w:ascii="Arial" w:hAnsi="Arial"/>
          <w:i/>
          <w:iCs/>
          <w:color w:themeColor="text1" w:val="000000"/>
          <w:sz w:val="22"/>
          <w:szCs w:val="22"/>
          <w:lang w:val="en-US"/>
        </w:rPr>
        <w:t>in vitro</w:t>
      </w:r>
      <w:r>
        <w:rPr>
          <w:rFonts w:cs="Arial" w:ascii="Arial" w:hAnsi="Arial"/>
          <w:color w:themeColor="text1" w:val="000000"/>
          <w:sz w:val="22"/>
          <w:szCs w:val="22"/>
          <w:lang w:val="en-US"/>
        </w:rPr>
        <w:t xml:space="preserve">. Given that increasing the affinity of the Atg19 receptor for the Ape1 cargo reduced Atg11 cluster formation (Figure 2E), we propose that low-affinity Atg19 receptor-cargo interactions enable phase separation of Atg11-Atg19 complexes and initiation hub formation. Such a high on- and off rate of cargo-receptor interactions represents an effective diffusion rate similar to the lateral diffusion in membranes. In general, this suggests that receptor mobility on cargo is critical for autophagy initiation and progression of the pathway. </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t xml:space="preserve">Low-affinity interactions, such as those between the cargo and autophagy receptor, can be stabilized by increasing their number, resulting in avidity or high functional affinity </w:t>
      </w:r>
      <w:r>
        <w:fldChar w:fldCharType="begin"/>
      </w:r>
      <w:r>
        <w:rPr>
          <w:sz w:val="22"/>
          <w:szCs w:val="22"/>
          <w:rFonts w:cs="Arial" w:ascii="Arial" w:hAnsi="Arial"/>
          <w:color w:themeColor="text1" w:val="000000"/>
          <w:lang w:val="en-US"/>
        </w:rPr>
        <w:instrText xml:space="preserve">ADDIN ZOTERO_ITEM CSL_CITATION {"citationID":"7YEi3ZXX","properties":{"formattedCitation":"\\super 26\\nosupersub{}","plainCitation":"26","noteIndex":0},"citationItems":[{"id":346,"uris":["http://zotero.org/users/local/pqnyHZtz/items/UIH6YGRL"],"itemData":{"id":346,"type":"article-journal","abstract":"When characterizing biomolecular interactions, avidity, is an umbrella term used to describe the accumulated strength of multiple specific and unspecific interactions between two or more interaction partners. In contrast to the affinity, which is often ...","container-title":"Frontiers in Molecular Biosciences","DOI":"10.3389/fmolb.2020.615565","language":"en","note":"publisher: Frontiers Media SA\nPMID: 33521057","source":"www.ncbi.nlm.nih.gov","title":"Binding Revisited—Avidity in Cellular Function and Signaling","URL":"https://www.ncbi.nlm.nih.gov/pmc/articles/PMC7841115/","volume":"7","author":[{"family":"Erlendsson","given":"Simon"},{"family":"Teilum","given":"Kaare"}],"accessed":{"date-parts":[["2023",9,20]]},"issued":{"date-parts":[["2020"]]}}}],"schema":"https://github.com/citation-style-language/schema/raw/master/csl-citation.json"}</w:instrTex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separate"/>
      </w:r>
      <w:r>
        <w:rPr>
          <w:rFonts w:cs="Arial" w:ascii="Arial" w:hAnsi="Arial"/>
          <w:color w:themeColor="text1" w:val="000000"/>
          <w:sz w:val="22"/>
          <w:szCs w:val="22"/>
          <w:lang w:val="en-US"/>
        </w:rPr>
      </w:r>
      <w:r>
        <w:rPr>
          <w:rFonts w:cs="Arial" w:ascii="Arial" w:hAnsi="Arial"/>
          <w:color w:val="000000"/>
          <w:kern w:val="0"/>
          <w:sz w:val="22"/>
          <w:vertAlign w:val="superscript"/>
          <w:lang w:val="en-GB"/>
        </w:rPr>
        <w:t>26</w: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end"/>
      </w:r>
      <w:r>
        <w:rPr>
          <w:rFonts w:cs="Arial" w:ascii="Arial" w:hAnsi="Arial"/>
          <w:color w:themeColor="text1" w:val="000000"/>
          <w:sz w:val="22"/>
          <w:szCs w:val="22"/>
          <w:lang w:val="en-US"/>
        </w:rPr>
        <w:t xml:space="preserve">. To assess the importance of the avidity-driven interactions for the assembly of initiation hubs, we developed a mathematical model of the Atg11-Atg19 subcomplex and cargo using the modeling framework cellular_raza. We considered Atg11 and Atg19 as one entity due to their high-affinity interaction. We modeled a low-affinity interaction between Atg11 molecules, resembling its phase separation. We then mimicked </w:t>
      </w:r>
      <w:ins w:id="0" w:author="Franz-Georg Wieland" w:date="2024-06-21T16:56:00Z">
        <w:r>
          <w:rPr>
            <w:rFonts w:cs="Arial" w:ascii="Arial" w:hAnsi="Arial"/>
            <w:color w:themeColor="text1" w:val="000000"/>
            <w:sz w:val="22"/>
            <w:szCs w:val="22"/>
            <w:lang w:val="en-US"/>
          </w:rPr>
          <w:t xml:space="preserve">very low affinity, </w:t>
        </w:r>
      </w:ins>
      <w:del w:id="1" w:author="Franz-Georg Wieland" w:date="2024-06-21T16:56:00Z">
        <w:r>
          <w:rPr>
            <w:rFonts w:cs="Arial" w:ascii="Arial" w:hAnsi="Arial"/>
            <w:color w:themeColor="text1" w:val="000000"/>
            <w:sz w:val="22"/>
            <w:szCs w:val="22"/>
            <w:lang w:val="en-US"/>
          </w:rPr>
          <w:delText xml:space="preserve">either </w:delText>
        </w:r>
      </w:del>
      <w:r>
        <w:rPr>
          <w:rFonts w:cs="Arial" w:ascii="Arial" w:hAnsi="Arial"/>
          <w:color w:themeColor="text1" w:val="000000"/>
          <w:sz w:val="22"/>
          <w:szCs w:val="22"/>
          <w:lang w:val="en-US"/>
        </w:rPr>
        <w:t>low-affinity</w:t>
      </w:r>
      <w:ins w:id="2" w:author="Unknown Author" w:date="2024-06-27T15:40:45Z">
        <w:r>
          <w:rPr>
            <w:rFonts w:cs="Arial" w:ascii="Arial" w:hAnsi="Arial"/>
            <w:color w:themeColor="text1" w:val="000000"/>
            <w:sz w:val="22"/>
            <w:szCs w:val="22"/>
            <w:lang w:val="en-US"/>
          </w:rPr>
          <w:t xml:space="preserve"> </w:t>
        </w:r>
      </w:ins>
      <w:ins w:id="3" w:author="Unknown Author" w:date="2024-06-27T15:40:45Z">
        <w:r>
          <w:rPr>
            <w:rFonts w:cs="Arial" w:ascii="Arial" w:hAnsi="Arial"/>
            <w:color w:themeColor="text1" w:val="000000"/>
            <w:sz w:val="22"/>
            <w:szCs w:val="22"/>
            <w:lang w:val="en-US"/>
          </w:rPr>
          <w:t>and</w:t>
        </w:r>
      </w:ins>
      <w:r>
        <w:rPr>
          <w:rFonts w:cs="Arial" w:ascii="Arial" w:hAnsi="Arial"/>
          <w:color w:themeColor="text1" w:val="000000"/>
          <w:sz w:val="22"/>
          <w:szCs w:val="22"/>
          <w:lang w:val="en-US"/>
        </w:rPr>
        <w:t xml:space="preserve"> </w:t>
      </w:r>
      <w:del w:id="4" w:author="Franz-Georg Wieland" w:date="2024-06-21T16:56:00Z">
        <w:r>
          <w:rPr>
            <w:rFonts w:cs="Arial" w:ascii="Arial" w:hAnsi="Arial"/>
            <w:color w:themeColor="text1" w:val="000000"/>
            <w:sz w:val="22"/>
            <w:szCs w:val="22"/>
            <w:lang w:val="en-US"/>
          </w:rPr>
          <w:delText xml:space="preserve">(high avidity) or </w:delText>
        </w:r>
      </w:del>
      <w:r>
        <w:rPr>
          <w:rFonts w:cs="Arial" w:ascii="Arial" w:hAnsi="Arial"/>
          <w:color w:themeColor="text1" w:val="000000"/>
          <w:sz w:val="22"/>
          <w:szCs w:val="22"/>
          <w:lang w:val="en-US"/>
        </w:rPr>
        <w:t xml:space="preserve">high-affinity interactions between the cargo and the Atg11-Atg19 subcomplex. </w:t>
      </w:r>
      <w:ins w:id="5" w:author="Franz-Georg Wieland" w:date="2024-06-21T16:58:00Z">
        <w:r>
          <w:rPr>
            <w:rFonts w:cs="Arial" w:ascii="Arial" w:hAnsi="Arial"/>
            <w:color w:themeColor="text1" w:val="000000"/>
            <w:sz w:val="22"/>
            <w:szCs w:val="22"/>
            <w:lang w:val="en-US"/>
          </w:rPr>
          <w:t>The</w:t>
        </w:r>
      </w:ins>
      <w:del w:id="6" w:author="Franz-Georg Wieland" w:date="2024-06-21T16:58:00Z">
        <w:r>
          <w:rPr>
            <w:rFonts w:cs="Arial" w:ascii="Arial" w:hAnsi="Arial"/>
            <w:color w:themeColor="text1" w:val="000000"/>
            <w:sz w:val="22"/>
            <w:szCs w:val="22"/>
            <w:lang w:val="en-US"/>
          </w:rPr>
          <w:delText>A</w:delText>
        </w:r>
      </w:del>
      <w:r>
        <w:rPr>
          <w:rFonts w:cs="Arial" w:ascii="Arial" w:hAnsi="Arial"/>
          <w:color w:themeColor="text1" w:val="000000"/>
          <w:sz w:val="22"/>
          <w:szCs w:val="22"/>
          <w:lang w:val="en-US"/>
        </w:rPr>
        <w:t xml:space="preserve"> model based on </w:t>
      </w:r>
      <w:ins w:id="7" w:author="Franz-Georg Wieland" w:date="2024-06-21T16:59:00Z">
        <w:r>
          <w:rPr>
            <w:rFonts w:cs="Arial" w:ascii="Arial" w:hAnsi="Arial"/>
            <w:color w:themeColor="text1" w:val="000000"/>
            <w:sz w:val="22"/>
            <w:szCs w:val="22"/>
            <w:lang w:val="en-US"/>
          </w:rPr>
          <w:t xml:space="preserve">very </w:t>
        </w:r>
      </w:ins>
      <w:r>
        <w:rPr>
          <w:rFonts w:cs="Arial" w:ascii="Arial" w:hAnsi="Arial"/>
          <w:color w:themeColor="text1" w:val="000000"/>
          <w:sz w:val="22"/>
          <w:szCs w:val="22"/>
          <w:lang w:val="en-US"/>
        </w:rPr>
        <w:t xml:space="preserve">low-affinity </w:t>
      </w:r>
      <w:del w:id="8" w:author="Franz-Georg Wieland" w:date="2024-06-21T16:59:00Z">
        <w:r>
          <w:rPr>
            <w:rFonts w:cs="Arial" w:ascii="Arial" w:hAnsi="Arial"/>
            <w:color w:themeColor="text1" w:val="000000"/>
            <w:sz w:val="22"/>
            <w:szCs w:val="22"/>
            <w:lang w:val="en-US"/>
          </w:rPr>
          <w:delText xml:space="preserve">but high avidity-mediated </w:delText>
        </w:r>
      </w:del>
      <w:r>
        <w:rPr>
          <w:rFonts w:cs="Arial" w:ascii="Arial" w:hAnsi="Arial"/>
          <w:color w:themeColor="text1" w:val="000000"/>
          <w:sz w:val="22"/>
          <w:szCs w:val="22"/>
          <w:lang w:val="en-US"/>
        </w:rPr>
        <w:t>interactions produced a pattern of Atg11 clusters</w:t>
      </w:r>
      <w:ins w:id="9" w:author="Franz-Georg Wieland" w:date="2024-06-21T16:59:00Z">
        <w:r>
          <w:rPr>
            <w:rFonts w:cs="Arial" w:ascii="Arial" w:hAnsi="Arial"/>
            <w:color w:themeColor="text1" w:val="000000"/>
            <w:sz w:val="22"/>
            <w:szCs w:val="22"/>
            <w:lang w:val="en-US"/>
          </w:rPr>
          <w:t>. However, these clusters are not located at the cargo</w:t>
        </w:r>
      </w:ins>
      <w:ins w:id="10" w:author="Franz-Georg Wieland" w:date="2024-06-21T17:03:00Z">
        <w:r>
          <w:rPr>
            <w:rFonts w:cs="Arial" w:ascii="Arial" w:hAnsi="Arial"/>
            <w:color w:themeColor="text1" w:val="000000"/>
            <w:sz w:val="22"/>
            <w:szCs w:val="22"/>
            <w:lang w:val="en-US"/>
          </w:rPr>
          <w:t xml:space="preserve"> (Figure 4A, Panel A, and supplementary movie 1)</w:t>
        </w:r>
      </w:ins>
      <w:ins w:id="11" w:author="Franz-Georg Wieland" w:date="2024-06-21T16:59:00Z">
        <w:r>
          <w:rPr>
            <w:rFonts w:cs="Arial" w:ascii="Arial" w:hAnsi="Arial"/>
            <w:color w:themeColor="text1" w:val="000000"/>
            <w:sz w:val="22"/>
            <w:szCs w:val="22"/>
            <w:lang w:val="en-US"/>
          </w:rPr>
          <w:t>. The model based on low affinity interactions also shows Atg11 cluster, however these are located</w:t>
        </w:r>
      </w:ins>
      <w:del w:id="12" w:author="Franz-Georg Wieland" w:date="2024-06-21T16:59:00Z">
        <w:r>
          <w:rPr>
            <w:rFonts w:cs="Arial" w:ascii="Arial" w:hAnsi="Arial"/>
            <w:color w:themeColor="text1" w:val="000000"/>
            <w:sz w:val="22"/>
            <w:szCs w:val="22"/>
            <w:lang w:val="en-US"/>
          </w:rPr>
          <w:delText xml:space="preserve"> </w:delText>
        </w:r>
      </w:del>
      <w:r>
        <w:rPr>
          <w:rFonts w:cs="Arial" w:ascii="Arial" w:hAnsi="Arial"/>
          <w:color w:themeColor="text1" w:val="000000"/>
          <w:sz w:val="22"/>
          <w:szCs w:val="22"/>
          <w:lang w:val="en-US"/>
        </w:rPr>
        <w:t>on the cargo</w:t>
      </w:r>
      <w:ins w:id="13" w:author="Franz-Georg Wieland" w:date="2024-06-21T17:01:00Z">
        <w:r>
          <w:rPr>
            <w:rFonts w:cs="Arial" w:ascii="Arial" w:hAnsi="Arial"/>
            <w:color w:themeColor="text1" w:val="000000"/>
            <w:sz w:val="22"/>
            <w:szCs w:val="22"/>
            <w:lang w:val="en-US"/>
          </w:rPr>
          <w:t>, because the avidity-mediated interactions</w:t>
        </w:r>
      </w:ins>
      <w:r>
        <w:rPr>
          <w:rFonts w:cs="Arial" w:ascii="Arial" w:hAnsi="Arial"/>
          <w:color w:themeColor="text1" w:val="000000"/>
          <w:sz w:val="22"/>
          <w:szCs w:val="22"/>
          <w:lang w:val="en-US"/>
        </w:rPr>
        <w:t xml:space="preserve"> </w:t>
      </w:r>
      <w:ins w:id="14" w:author="Franz-Georg Wieland" w:date="2024-06-21T17:01:00Z">
        <w:r>
          <w:rPr>
            <w:rFonts w:cs="Arial" w:ascii="Arial" w:hAnsi="Arial"/>
            <w:color w:themeColor="text1" w:val="000000"/>
            <w:sz w:val="22"/>
            <w:szCs w:val="22"/>
            <w:lang w:val="en-US"/>
          </w:rPr>
          <w:t xml:space="preserve">are now strong enough to bind the clusters to the cargo, </w:t>
        </w:r>
      </w:ins>
      <w:del w:id="15" w:author="Franz-Georg Wieland" w:date="2024-06-21T17:00:00Z">
        <w:r>
          <w:rPr>
            <w:rFonts w:cs="Arial" w:ascii="Arial" w:hAnsi="Arial"/>
            <w:color w:themeColor="text1" w:val="000000"/>
            <w:sz w:val="22"/>
            <w:szCs w:val="22"/>
            <w:lang w:val="en-US"/>
          </w:rPr>
          <w:delText xml:space="preserve">that mirrored </w:delText>
        </w:r>
      </w:del>
      <w:ins w:id="16" w:author="Franz-Georg Wieland" w:date="2024-06-21T17:00:00Z">
        <w:r>
          <w:rPr>
            <w:rFonts w:cs="Arial" w:ascii="Arial" w:hAnsi="Arial"/>
            <w:color w:themeColor="text1" w:val="000000"/>
            <w:sz w:val="22"/>
            <w:szCs w:val="22"/>
            <w:lang w:val="en-US"/>
          </w:rPr>
          <w:t xml:space="preserve">mirroring </w:t>
        </w:r>
      </w:ins>
      <w:r>
        <w:rPr>
          <w:rFonts w:cs="Arial" w:ascii="Arial" w:hAnsi="Arial"/>
          <w:color w:themeColor="text1" w:val="000000"/>
          <w:sz w:val="22"/>
          <w:szCs w:val="22"/>
          <w:lang w:val="en-US"/>
        </w:rPr>
        <w:t xml:space="preserve">our </w:t>
      </w:r>
      <w:r>
        <w:rPr>
          <w:rFonts w:cs="Arial" w:ascii="Arial" w:hAnsi="Arial"/>
          <w:i/>
          <w:color w:themeColor="text1" w:val="000000"/>
          <w:sz w:val="22"/>
          <w:szCs w:val="22"/>
          <w:lang w:val="en-US"/>
        </w:rPr>
        <w:t>in vivo</w:t>
      </w:r>
      <w:r>
        <w:rPr>
          <w:rFonts w:cs="Arial" w:ascii="Arial" w:hAnsi="Arial"/>
          <w:color w:themeColor="text1" w:val="000000"/>
          <w:sz w:val="22"/>
          <w:szCs w:val="22"/>
          <w:lang w:val="en-US"/>
        </w:rPr>
        <w:t xml:space="preserve"> observations (Figure 4A, Panel </w:t>
      </w:r>
      <w:del w:id="17" w:author="Franz-Georg Wieland" w:date="2024-06-21T17:03:00Z">
        <w:r>
          <w:rPr>
            <w:rFonts w:cs="Arial" w:ascii="Arial" w:hAnsi="Arial"/>
            <w:color w:themeColor="text1" w:val="000000"/>
            <w:sz w:val="22"/>
            <w:szCs w:val="22"/>
            <w:lang w:val="en-US"/>
          </w:rPr>
          <w:delText>A</w:delText>
        </w:r>
      </w:del>
      <w:ins w:id="18" w:author="Franz-Georg Wieland" w:date="2024-06-21T17:03:00Z">
        <w:r>
          <w:rPr>
            <w:rFonts w:cs="Arial" w:ascii="Arial" w:hAnsi="Arial"/>
            <w:color w:themeColor="text1" w:val="000000"/>
            <w:sz w:val="22"/>
            <w:szCs w:val="22"/>
            <w:lang w:val="en-US"/>
          </w:rPr>
          <w:t>B</w:t>
        </w:r>
      </w:ins>
      <w:r>
        <w:rPr>
          <w:rFonts w:cs="Arial" w:ascii="Arial" w:hAnsi="Arial"/>
          <w:color w:themeColor="text1" w:val="000000"/>
          <w:sz w:val="22"/>
          <w:szCs w:val="22"/>
          <w:lang w:val="en-US"/>
        </w:rPr>
        <w:t xml:space="preserve">, and supplementary movie </w:t>
      </w:r>
      <w:del w:id="19" w:author="Franz-Georg Wieland" w:date="2024-06-21T17:03:00Z">
        <w:r>
          <w:rPr>
            <w:rFonts w:cs="Arial" w:ascii="Arial" w:hAnsi="Arial"/>
            <w:color w:themeColor="text1" w:val="000000"/>
            <w:sz w:val="22"/>
            <w:szCs w:val="22"/>
            <w:lang w:val="en-US"/>
          </w:rPr>
          <w:delText>1</w:delText>
        </w:r>
      </w:del>
      <w:ins w:id="20" w:author="Franz-Georg Wieland" w:date="2024-06-21T17:03:00Z">
        <w:r>
          <w:rPr>
            <w:rFonts w:cs="Arial" w:ascii="Arial" w:hAnsi="Arial"/>
            <w:color w:themeColor="text1" w:val="000000"/>
            <w:sz w:val="22"/>
            <w:szCs w:val="22"/>
            <w:lang w:val="en-US"/>
          </w:rPr>
          <w:t>2</w:t>
        </w:r>
      </w:ins>
      <w:r>
        <w:rPr>
          <w:rFonts w:cs="Arial" w:ascii="Arial" w:hAnsi="Arial"/>
          <w:color w:themeColor="text1" w:val="000000"/>
          <w:sz w:val="22"/>
          <w:szCs w:val="22"/>
          <w:lang w:val="en-US"/>
        </w:rPr>
        <w:t xml:space="preserve">). In contrast, a model based on individual high-affinity interactions produced uniform Atg11 binding on the cargo without large clusters, as observed </w:t>
      </w:r>
      <w:r>
        <w:rPr>
          <w:rFonts w:cs="Arial" w:ascii="Arial" w:hAnsi="Arial"/>
          <w:i/>
          <w:iCs/>
          <w:color w:themeColor="text1" w:val="000000"/>
          <w:sz w:val="22"/>
          <w:szCs w:val="22"/>
          <w:lang w:val="en-US"/>
        </w:rPr>
        <w:t>in vivo</w:t>
      </w:r>
      <w:r>
        <w:rPr>
          <w:rFonts w:cs="Arial" w:ascii="Arial" w:hAnsi="Arial"/>
          <w:color w:themeColor="text1" w:val="000000"/>
          <w:sz w:val="22"/>
          <w:szCs w:val="22"/>
          <w:lang w:val="en-US"/>
        </w:rPr>
        <w:t xml:space="preserve"> (Figure 4A Panel </w:t>
      </w:r>
      <w:del w:id="21" w:author="Franz-Georg Wieland" w:date="2024-06-21T17:03:00Z">
        <w:r>
          <w:rPr>
            <w:rFonts w:cs="Arial" w:ascii="Arial" w:hAnsi="Arial"/>
            <w:color w:themeColor="text1" w:val="000000"/>
            <w:sz w:val="22"/>
            <w:szCs w:val="22"/>
            <w:lang w:val="en-US"/>
          </w:rPr>
          <w:delText>B</w:delText>
        </w:r>
      </w:del>
      <w:ins w:id="22" w:author="Franz-Georg Wieland" w:date="2024-06-21T17:03:00Z">
        <w:r>
          <w:rPr>
            <w:rFonts w:cs="Arial" w:ascii="Arial" w:hAnsi="Arial"/>
            <w:color w:themeColor="text1" w:val="000000"/>
            <w:sz w:val="22"/>
            <w:szCs w:val="22"/>
            <w:lang w:val="en-US"/>
          </w:rPr>
          <w:t>C</w:t>
        </w:r>
      </w:ins>
      <w:r>
        <w:rPr>
          <w:rFonts w:cs="Arial" w:ascii="Arial" w:hAnsi="Arial"/>
          <w:color w:themeColor="text1" w:val="000000"/>
          <w:sz w:val="22"/>
          <w:szCs w:val="22"/>
          <w:lang w:val="en-US"/>
        </w:rPr>
        <w:t xml:space="preserve">, and supplementary movie </w:t>
      </w:r>
      <w:del w:id="23" w:author="Franz-Georg Wieland" w:date="2024-06-21T17:03:00Z">
        <w:r>
          <w:rPr>
            <w:rFonts w:cs="Arial" w:ascii="Arial" w:hAnsi="Arial"/>
            <w:color w:themeColor="text1" w:val="000000"/>
            <w:sz w:val="22"/>
            <w:szCs w:val="22"/>
            <w:lang w:val="en-US"/>
          </w:rPr>
          <w:delText>2</w:delText>
        </w:r>
      </w:del>
      <w:ins w:id="24" w:author="Franz-Georg Wieland" w:date="2024-06-21T17:03:00Z">
        <w:r>
          <w:rPr>
            <w:rFonts w:cs="Arial" w:ascii="Arial" w:hAnsi="Arial"/>
            <w:color w:themeColor="text1" w:val="000000"/>
            <w:sz w:val="22"/>
            <w:szCs w:val="22"/>
            <w:lang w:val="en-US"/>
          </w:rPr>
          <w:t>3</w:t>
        </w:r>
      </w:ins>
      <w:r>
        <w:rPr>
          <w:rFonts w:cs="Arial" w:ascii="Arial" w:hAnsi="Arial"/>
          <w:color w:themeColor="text1" w:val="000000"/>
          <w:sz w:val="22"/>
          <w:szCs w:val="22"/>
          <w:lang w:val="en-US"/>
        </w:rPr>
        <w:t>). This model suggests that low-affinity multivalent interactions between cargo and Atg11-Atg19 support the formation of initiation hubs.</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t xml:space="preserve">Taken together, our results suggest that receptor mobility on cargo allows Atg11 condensation and the formation of initiation hubs, which promote autophagy. </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r>
    </w:p>
    <w:p>
      <w:pPr>
        <w:pStyle w:val="Normal"/>
        <w:spacing w:lineRule="auto" w:line="360"/>
        <w:jc w:val="both"/>
        <w:rPr>
          <w:rFonts w:ascii="Arial" w:hAnsi="Arial" w:cs="Arial"/>
          <w:b/>
          <w:bCs/>
          <w:color w:themeColor="text1" w:val="000000"/>
          <w:sz w:val="22"/>
          <w:szCs w:val="22"/>
          <w:lang w:val="en-US"/>
        </w:rPr>
      </w:pPr>
      <w:r>
        <w:rPr>
          <w:rFonts w:cs="Arial" w:ascii="Arial" w:hAnsi="Arial"/>
          <w:b/>
          <w:bCs/>
          <w:color w:themeColor="text1" w:val="000000"/>
          <w:sz w:val="22"/>
          <w:szCs w:val="22"/>
          <w:lang w:val="en-US"/>
        </w:rPr>
        <w:t>Initiation hubs coalesce at the vacuolar contact site to trigger phagophore initiation</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t xml:space="preserve">In selective autophagy, autophagosome formation is mediated through a spatial organization driven by numerous low-affinity but high-avidity-based interactions, with Vac8 coordinating these events at the vacuole at the site of the PAS </w:t>
      </w:r>
      <w:r>
        <w:fldChar w:fldCharType="begin"/>
      </w:r>
      <w:r>
        <w:rPr>
          <w:sz w:val="22"/>
          <w:szCs w:val="22"/>
          <w:rFonts w:cs="Arial" w:ascii="Arial" w:hAnsi="Arial"/>
          <w:color w:themeColor="text1" w:val="000000"/>
          <w:lang w:val="en-US"/>
        </w:rPr>
        <w:instrText xml:space="preserve">ADDIN ZOTERO_ITEM CSL_CITATION {"citationID":"Hu7Ggpx7","properties":{"formattedCitation":"\\super 27\\nosupersub{}","plainCitation":"27","noteIndex":0},"citationItems":[{"id":162,"uris":["http://zotero.org/users/local/pqnyHZtz/items/78GGN9LL"],"itemData":{"id":162,"type":"article-journal","abstract":"Abstract\n            Autophagosomes form at the endoplasmic reticulum in mammals, and between the vacuole and the endoplasmic reticulum in yeast. However, the roles of these sites and the mechanisms regulating autophagosome formation are incompletely understood. Vac8 is required for autophagy and recruits the Atg1 kinase complex to the vacuole. Here we show that Vac8 acts as a central hub to nucleate the phagophore assembly site at the vacuolar membrane during selective autophagy. Vac8 directly recruits the cargo complex via the Atg11 scaffold. In addition, Vac8 recruits the phosphatidylinositol 3-kinase complex independently of autophagy. Cargo-dependent clustering and Vac8-dependent sequestering of these early autophagy factors, along with local Atg1 activation, promote phagophore assembly site assembly at the vacuole. Importantly, ectopic Vac8 redirects autophagosome formation to the nuclear membrane, indicating that the vacuolar membrane is not specifically required. We propose that multiple avidity-driven interactions drive the initiation and progression of selective autophagy.","container-title":"Nature Communications","DOI":"10.1038/s41467-021-27420-3","ISSN":"2041-1723","issue":"1","journalAbbreviation":"Nat Commun","language":"en","page":"7194","source":"DOI.org (Crossref)","title":"Spatial control of avidity regulates initiation and progression of selective autophagy","volume":"12","author":[{"family":"Hollenstein","given":"David M."},{"family":"Licheva","given":"Mariya"},{"family":"Konradi","given":"Nicole"},{"family":"Schweida","given":"David"},{"family":"Mancilla","given":"Hector"},{"family":"Mari","given":"Muriel"},{"family":"Reggiori","given":"Fulvio"},{"family":"Kraft","given":"Claudine"}],"issued":{"date-parts":[["2021",12]]}}}],"schema":"https://github.com/citation-style-language/schema/raw/master/csl-citation.json"}</w:instrTex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separate"/>
      </w:r>
      <w:r>
        <w:rPr>
          <w:rFonts w:cs="Arial" w:ascii="Arial" w:hAnsi="Arial"/>
          <w:color w:themeColor="text1" w:val="000000"/>
          <w:sz w:val="22"/>
          <w:szCs w:val="22"/>
          <w:lang w:val="en-US"/>
        </w:rPr>
      </w:r>
      <w:r>
        <w:rPr>
          <w:rFonts w:cs="Arial" w:ascii="Arial" w:hAnsi="Arial"/>
          <w:color w:val="000000"/>
          <w:kern w:val="0"/>
          <w:sz w:val="22"/>
          <w:vertAlign w:val="superscript"/>
          <w:lang w:val="en-GB"/>
        </w:rPr>
        <w:t>27</w: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end"/>
      </w:r>
      <w:r>
        <w:rPr>
          <w:rFonts w:cs="Arial" w:ascii="Arial" w:hAnsi="Arial"/>
          <w:color w:themeColor="text1" w:val="000000"/>
          <w:sz w:val="22"/>
          <w:szCs w:val="22"/>
          <w:lang w:val="en-US"/>
        </w:rPr>
        <w:t xml:space="preserve">. Vac8 colocalized with Atg11 clusters (Figure S3A and S3B), and </w:t>
      </w:r>
      <w:r>
        <w:rPr>
          <w:rFonts w:cs="Arial" w:ascii="Arial" w:hAnsi="Arial"/>
          <w:i/>
          <w:iCs/>
          <w:color w:themeColor="text1" w:val="000000"/>
          <w:sz w:val="22"/>
          <w:szCs w:val="22"/>
          <w:lang w:val="en-US"/>
        </w:rPr>
        <w:t>in vitro</w:t>
      </w:r>
      <w:r>
        <w:rPr>
          <w:rFonts w:cs="Arial" w:ascii="Arial" w:hAnsi="Arial"/>
          <w:color w:themeColor="text1" w:val="000000"/>
          <w:sz w:val="22"/>
          <w:szCs w:val="22"/>
          <w:lang w:val="en-US"/>
        </w:rPr>
        <w:t xml:space="preserve"> reconstituted GFP-Atg11 phase separations efficiently interacted with purified vacuoles in a Vac8-dependent manner (Figure S3C), resembling the native avidity-mediated binding between these proteins </w:t>
      </w:r>
      <w:r>
        <w:fldChar w:fldCharType="begin"/>
      </w:r>
      <w:r>
        <w:rPr>
          <w:sz w:val="22"/>
          <w:szCs w:val="22"/>
          <w:rFonts w:cs="Arial" w:ascii="Arial" w:hAnsi="Arial"/>
          <w:color w:themeColor="text1" w:val="000000"/>
          <w:lang w:val="en-US"/>
        </w:rPr>
        <w:instrText xml:space="preserve">ADDIN ZOTERO_ITEM CSL_CITATION {"citationID":"lSWfPLDp","properties":{"formattedCitation":"\\super 27\\nosupersub{}","plainCitation":"27","noteIndex":0},"citationItems":[{"id":162,"uris":["http://zotero.org/users/local/pqnyHZtz/items/78GGN9LL"],"itemData":{"id":162,"type":"article-journal","abstract":"Abstract\n            Autophagosomes form at the endoplasmic reticulum in mammals, and between the vacuole and the endoplasmic reticulum in yeast. However, the roles of these sites and the mechanisms regulating autophagosome formation are incompletely understood. Vac8 is required for autophagy and recruits the Atg1 kinase complex to the vacuole. Here we show that Vac8 acts as a central hub to nucleate the phagophore assembly site at the vacuolar membrane during selective autophagy. Vac8 directly recruits the cargo complex via the Atg11 scaffold. In addition, Vac8 recruits the phosphatidylinositol 3-kinase complex independently of autophagy. Cargo-dependent clustering and Vac8-dependent sequestering of these early autophagy factors, along with local Atg1 activation, promote phagophore assembly site assembly at the vacuole. Importantly, ectopic Vac8 redirects autophagosome formation to the nuclear membrane, indicating that the vacuolar membrane is not specifically required. We propose that multiple avidity-driven interactions drive the initiation and progression of selective autophagy.","container-title":"Nature Communications","DOI":"10.1038/s41467-021-27420-3","ISSN":"2041-1723","issue":"1","journalAbbreviation":"Nat Commun","language":"en","page":"7194","source":"DOI.org (Crossref)","title":"Spatial control of avidity regulates initiation and progression of selective autophagy","volume":"12","author":[{"family":"Hollenstein","given":"David M."},{"family":"Licheva","given":"Mariya"},{"family":"Konradi","given":"Nicole"},{"family":"Schweida","given":"David"},{"family":"Mancilla","given":"Hector"},{"family":"Mari","given":"Muriel"},{"family":"Reggiori","given":"Fulvio"},{"family":"Kraft","given":"Claudine"}],"issued":{"date-parts":[["2021",12]]}}}],"schema":"https://github.com/citation-style-language/schema/raw/master/csl-citation.json"}</w:instrTex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separate"/>
      </w:r>
      <w:r>
        <w:rPr>
          <w:rFonts w:cs="Arial" w:ascii="Arial" w:hAnsi="Arial"/>
          <w:color w:themeColor="text1" w:val="000000"/>
          <w:sz w:val="22"/>
          <w:szCs w:val="22"/>
          <w:lang w:val="en-US"/>
        </w:rPr>
      </w:r>
      <w:r>
        <w:rPr>
          <w:rFonts w:cs="Arial" w:ascii="Arial" w:hAnsi="Arial"/>
          <w:color w:val="000000"/>
          <w:kern w:val="0"/>
          <w:sz w:val="22"/>
          <w:vertAlign w:val="superscript"/>
          <w:lang w:val="en-GB"/>
        </w:rPr>
        <w:t>27</w: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end"/>
      </w:r>
      <w:r>
        <w:rPr>
          <w:rFonts w:cs="Arial" w:ascii="Arial" w:hAnsi="Arial"/>
          <w:color w:themeColor="text1" w:val="000000"/>
          <w:sz w:val="22"/>
          <w:szCs w:val="22"/>
          <w:lang w:val="en-US"/>
        </w:rPr>
        <w:t>. The interaction of Atg11 phase separations with Vac8 markedly deformed the GFP-Atg11 droplet at the condensate-vacuole contact site, as expected for a liquid-like droplet. As phase separations serve to elevate the local concentration of proteins and thus binding sites, they are an ideal platform for avidity-mediated interactions.</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r>
    </w:p>
    <w:p>
      <w:pPr>
        <w:pStyle w:val="Normal"/>
        <w:spacing w:lineRule="auto" w:line="360"/>
        <w:jc w:val="both"/>
        <w:rPr>
          <w:rFonts w:ascii="Arial" w:hAnsi="Arial" w:cs="Arial"/>
          <w:color w:themeColor="text1" w:val="000000"/>
          <w:sz w:val="22"/>
          <w:szCs w:val="22"/>
          <w:shd w:fill="FFFFFF" w:val="clear"/>
          <w:lang w:val="en-US"/>
        </w:rPr>
      </w:pPr>
      <w:r>
        <w:rPr>
          <w:rFonts w:cs="Arial" w:ascii="Arial" w:hAnsi="Arial"/>
          <w:color w:themeColor="text1" w:val="000000"/>
          <w:sz w:val="22"/>
          <w:szCs w:val="22"/>
          <w:lang w:val="en-US"/>
        </w:rPr>
        <w:t xml:space="preserve">We noticed that some Atg11 clusters were largely immobile (Figure S3A and S3B). These clusters were mostly found at the contact site with the vacuole (Figure S4A and S4B) and were not only more stable compared to the surrounding clusters but also showed the highest fluorescence intensity. We hypothesized that all the Atg11 clusters coalesce into a single, stable initiation hub at the contact site with the vacuole, eventually maturing into the PAS, from which membrane formation is catalyzed. Indeed, cells lacking Vac8 also lost these high-intensity clusters (Figure S4C). Atg8, a marker for phagophore formation, colocalized with a single Atg11 initiation hub in wild type cells (Figure 4B). Atg9 and Atg1 colocalized with multiple Atg11 clusters, whereas Vac8 colocalized with only one (Figure </w:t>
      </w:r>
      <w:r>
        <w:rPr>
          <w:rFonts w:cs="Arial" w:ascii="Arial" w:hAnsi="Arial"/>
          <w:sz w:val="22"/>
          <w:szCs w:val="22"/>
          <w:lang w:val="en-US"/>
        </w:rPr>
        <w:t>2C</w:t>
      </w:r>
      <w:r>
        <w:rPr>
          <w:rFonts w:cs="Arial" w:ascii="Arial" w:hAnsi="Arial"/>
          <w:color w:themeColor="text1" w:val="000000"/>
          <w:sz w:val="22"/>
          <w:szCs w:val="22"/>
          <w:lang w:val="en-US"/>
        </w:rPr>
        <w:t xml:space="preserve">, S3A, S3B, S4A, and S4B). These data are consistent with multiple membrane seeds established by Atg9 at initiation hubs </w:t>
      </w:r>
      <w:r>
        <w:rPr>
          <w:rFonts w:cs="Arial" w:ascii="Arial" w:hAnsi="Arial"/>
          <w:color w:themeColor="text1" w:val="000000"/>
          <w:sz w:val="22"/>
          <w:szCs w:val="22"/>
          <w:shd w:fill="FFFFFF" w:val="clear"/>
          <w:lang w:val="en-US"/>
        </w:rPr>
        <w:t xml:space="preserve">eventually relocating to the Vac8-dependent PAS, where downstream factors such as the PI3K complex I are recruited for phagophore formation </w:t>
      </w:r>
      <w:r>
        <w:fldChar w:fldCharType="begin"/>
      </w:r>
      <w:r>
        <w:rPr>
          <w:sz w:val="22"/>
          <w:shd w:fill="FFFFFF" w:val="clear"/>
          <w:szCs w:val="22"/>
          <w:rFonts w:cs="Arial" w:ascii="Arial" w:hAnsi="Arial"/>
          <w:color w:themeColor="text1" w:val="000000"/>
          <w:lang w:val="en-US"/>
        </w:rPr>
        <w:instrText xml:space="preserve">ADDIN ZOTERO_ITEM CSL_CITATION {"citationID":"KNZsBV8p","properties":{"formattedCitation":"\\super 27\\nosupersub{}","plainCitation":"27","noteIndex":0},"citationItems":[{"id":162,"uris":["http://zotero.org/users/local/pqnyHZtz/items/78GGN9LL"],"itemData":{"id":162,"type":"article-journal","abstract":"Abstract\n            Autophagosomes form at the endoplasmic reticulum in mammals, and between the vacuole and the endoplasmic reticulum in yeast. However, the roles of these sites and the mechanisms regulating autophagosome formation are incompletely understood. Vac8 is required for autophagy and recruits the Atg1 kinase complex to the vacuole. Here we show that Vac8 acts as a central hub to nucleate the phagophore assembly site at the vacuolar membrane during selective autophagy. Vac8 directly recruits the cargo complex via the Atg11 scaffold. In addition, Vac8 recruits the phosphatidylinositol 3-kinase complex independently of autophagy. Cargo-dependent clustering and Vac8-dependent sequestering of these early autophagy factors, along with local Atg1 activation, promote phagophore assembly site assembly at the vacuole. Importantly, ectopic Vac8 redirects autophagosome formation to the nuclear membrane, indicating that the vacuolar membrane is not specifically required. We propose that multiple avidity-driven interactions drive the initiation and progression of selective autophagy.","container-title":"Nature Communications","DOI":"10.1038/s41467-021-27420-3","ISSN":"2041-1723","issue":"1","journalAbbreviation":"Nat Commun","language":"en","page":"7194","source":"DOI.org (Crossref)","title":"Spatial control of avidity regulates initiation and progression of selective autophagy","volume":"12","author":[{"family":"Hollenstein","given":"David M."},{"family":"Licheva","given":"Mariya"},{"family":"Konradi","given":"Nicole"},{"family":"Schweida","given":"David"},{"family":"Mancilla","given":"Hector"},{"family":"Mari","given":"Muriel"},{"family":"Reggiori","given":"Fulvio"},{"family":"Kraft","given":"Claudine"}],"issued":{"date-parts":[["2021",12]]}}}],"schema":"https://github.com/citation-style-language/schema/raw/master/csl-citation.json"}</w:instrText>
      </w:r>
      <w:r>
        <w:rPr>
          <w:rFonts w:cs="Arial" w:ascii="Arial" w:hAnsi="Arial"/>
          <w:color w:themeColor="text1" w:val="000000"/>
          <w:sz w:val="22"/>
          <w:szCs w:val="22"/>
          <w:shd w:fill="FFFFFF" w:val="clear"/>
          <w:lang w:val="en-US"/>
        </w:rPr>
      </w:r>
      <w:r>
        <w:rPr>
          <w:sz w:val="22"/>
          <w:shd w:fill="FFFFFF" w:val="clear"/>
          <w:szCs w:val="22"/>
          <w:rFonts w:cs="Arial" w:ascii="Arial" w:hAnsi="Arial"/>
          <w:color w:themeColor="text1" w:val="000000"/>
          <w:lang w:val="en-US"/>
        </w:rPr>
        <w:fldChar w:fldCharType="separate"/>
      </w:r>
      <w:r>
        <w:rPr>
          <w:rFonts w:cs="Arial" w:ascii="Arial" w:hAnsi="Arial"/>
          <w:color w:themeColor="text1" w:val="000000"/>
          <w:sz w:val="22"/>
          <w:szCs w:val="22"/>
          <w:shd w:fill="FFFFFF" w:val="clear"/>
          <w:lang w:val="en-US"/>
        </w:rPr>
      </w:r>
      <w:r>
        <w:rPr>
          <w:rFonts w:cs="Arial" w:ascii="Arial" w:hAnsi="Arial"/>
          <w:color w:val="000000"/>
          <w:kern w:val="0"/>
          <w:sz w:val="22"/>
          <w:vertAlign w:val="superscript"/>
          <w:lang w:val="en-GB"/>
        </w:rPr>
        <w:t>27</w:t>
      </w:r>
      <w:r>
        <w:rPr>
          <w:rFonts w:cs="Arial" w:ascii="Arial" w:hAnsi="Arial"/>
          <w:color w:themeColor="text1" w:val="000000"/>
          <w:sz w:val="22"/>
          <w:szCs w:val="22"/>
          <w:shd w:fill="FFFFFF" w:val="clear"/>
          <w:lang w:val="en-US"/>
        </w:rPr>
      </w:r>
      <w:r>
        <w:rPr>
          <w:sz w:val="22"/>
          <w:shd w:fill="FFFFFF" w:val="clear"/>
          <w:szCs w:val="22"/>
          <w:rFonts w:cs="Arial" w:ascii="Arial" w:hAnsi="Arial"/>
          <w:color w:themeColor="text1" w:val="000000"/>
          <w:lang w:val="en-US"/>
        </w:rPr>
        <w:fldChar w:fldCharType="end"/>
      </w:r>
      <w:r>
        <w:rPr>
          <w:rFonts w:cs="Arial" w:ascii="Arial" w:hAnsi="Arial"/>
          <w:color w:themeColor="text1" w:val="000000"/>
          <w:sz w:val="22"/>
          <w:szCs w:val="22"/>
          <w:shd w:fill="FFFFFF" w:val="clear"/>
          <w:lang w:val="en-US"/>
        </w:rPr>
        <w:t>.</w:t>
      </w:r>
      <w:r>
        <w:rPr>
          <w:rFonts w:cs="Arial" w:ascii="Arial" w:hAnsi="Arial"/>
          <w:color w:themeColor="text1" w:val="000000"/>
          <w:sz w:val="22"/>
          <w:szCs w:val="22"/>
          <w:lang w:val="en-US"/>
        </w:rPr>
        <w:t xml:space="preserve"> In line with this notion, similar to the phagophore membrane marker Atg8 (Figure 4B), Atg9 relocalized to only a single focus upon induction of membrane expansion by rapamycin treatment, </w:t>
      </w:r>
      <w:r>
        <w:rPr>
          <w:rFonts w:cs="Arial" w:ascii="Arial" w:hAnsi="Arial"/>
          <w:color w:themeColor="text1" w:val="000000"/>
          <w:sz w:val="22"/>
          <w:szCs w:val="22"/>
          <w:shd w:fill="FFFFFF" w:val="clear"/>
          <w:lang w:val="en-US"/>
        </w:rPr>
        <w:t xml:space="preserve">suggesting that phagophore formation is initiated at this single site (Figure 4C). To visualize the sites of phagophore biogenesis at the PAS directly </w:t>
      </w:r>
      <w:r>
        <w:rPr>
          <w:rFonts w:cs="Arial" w:ascii="Arial" w:hAnsi="Arial"/>
          <w:i/>
          <w:iCs/>
          <w:color w:themeColor="text1" w:val="000000"/>
          <w:sz w:val="22"/>
          <w:szCs w:val="22"/>
          <w:shd w:fill="FFFFFF" w:val="clear"/>
          <w:lang w:val="en-US"/>
        </w:rPr>
        <w:t>in situ</w:t>
      </w:r>
      <w:r>
        <w:rPr>
          <w:rFonts w:cs="Arial" w:ascii="Arial" w:hAnsi="Arial"/>
          <w:color w:themeColor="text1" w:val="000000"/>
          <w:sz w:val="22"/>
          <w:szCs w:val="22"/>
          <w:shd w:fill="FFFFFF" w:val="clear"/>
          <w:lang w:val="en-US"/>
        </w:rPr>
        <w:t>, we applied a correlative cryo-electron tomography workflow. Consistent with the fluorescence microscopy results, this revealed a phagophore membrane initiated between the vacuolar membrane and the Ape1 complex (Figure 4D).</w:t>
      </w:r>
      <w:r>
        <w:rPr>
          <w:rFonts w:cs="Arial" w:ascii="Arial" w:hAnsi="Arial"/>
          <w:color w:themeColor="text1" w:val="000000"/>
          <w:sz w:val="22"/>
          <w:szCs w:val="22"/>
          <w:lang w:val="en-US"/>
        </w:rPr>
        <w:t xml:space="preserve"> Taken together, these results suggest that multiple initiation hubs coalesce at the vacuolar contact site and mature into the PAS, to trigger phagophore initiation. </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r>
    </w:p>
    <w:p>
      <w:pPr>
        <w:pStyle w:val="Normal"/>
        <w:spacing w:lineRule="auto" w:line="360"/>
        <w:jc w:val="both"/>
        <w:rPr>
          <w:rFonts w:ascii="Arial" w:hAnsi="Arial" w:cs="Arial"/>
          <w:b/>
          <w:bCs/>
          <w:color w:themeColor="text1" w:val="000000"/>
          <w:sz w:val="22"/>
          <w:szCs w:val="22"/>
          <w:lang w:val="en-US"/>
        </w:rPr>
      </w:pPr>
      <w:r>
        <w:rPr>
          <w:rFonts w:cs="Arial" w:ascii="Arial" w:hAnsi="Arial"/>
          <w:b/>
          <w:bCs/>
          <w:color w:themeColor="text1" w:val="000000"/>
          <w:sz w:val="22"/>
          <w:szCs w:val="22"/>
          <w:lang w:val="en-US"/>
        </w:rPr>
        <w:t xml:space="preserve">Ectopic formation of an Atg11 initiation hub triggers autophagic degradation of a neo-cargo </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t xml:space="preserve">Our work so far shows that receptor mobility on the surface of an autophagy cargo, rather than the biophysical nature of the cargo itself, is key to establish autophagy-competent Atg11-dependent initiation hubs. We hypothesized that artificially creating a low-affinity interaction with an autophagy receptor would trigger the degradation of a non-autophagic “neo-cargo”. To test this, we manipulated the reoviral nonstructural protein µNS. The mammalian reovirus protein μNS is foreign to yeast, self-assembles into particles </w:t>
      </w:r>
      <w:r>
        <w:fldChar w:fldCharType="begin"/>
      </w:r>
      <w:r>
        <w:rPr>
          <w:sz w:val="22"/>
          <w:szCs w:val="22"/>
          <w:rFonts w:cs="Arial" w:ascii="Arial" w:hAnsi="Arial"/>
          <w:color w:themeColor="text1" w:val="000000"/>
          <w:lang w:val="en-US"/>
        </w:rPr>
        <w:instrText xml:space="preserve">ADDIN ZOTERO_TEMP</w:instrTex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separate"/>
      </w:r>
      <w:r>
        <w:rPr>
          <w:rFonts w:cs="Arial" w:ascii="Arial" w:hAnsi="Arial"/>
          <w:color w:themeColor="text1" w:val="000000"/>
          <w:sz w:val="22"/>
          <w:szCs w:val="22"/>
          <w:lang w:val="en-US"/>
        </w:rPr>
      </w:r>
      <w:r>
        <w:rPr>
          <w:rFonts w:cs="Arial" w:ascii="Arial" w:hAnsi="Arial"/>
          <w:kern w:val="0"/>
          <w:sz w:val="22"/>
          <w:vertAlign w:val="superscript"/>
          <w:lang w:val="en-GB"/>
        </w:rPr>
        <w:t>28–31</w: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end"/>
      </w:r>
      <w:r>
        <w:rPr>
          <w:rFonts w:cs="Arial" w:ascii="Arial" w:hAnsi="Arial"/>
          <w:color w:themeColor="text1" w:val="000000"/>
          <w:sz w:val="22"/>
          <w:szCs w:val="22"/>
          <w:lang w:val="en-US"/>
        </w:rPr>
        <w:t xml:space="preserve">, accumulates in the cytosol of yeast cells, and is not turned over by autophagy </w:t>
      </w:r>
      <w:r>
        <w:fldChar w:fldCharType="begin"/>
      </w:r>
      <w:r>
        <w:rPr>
          <w:sz w:val="22"/>
          <w:szCs w:val="22"/>
          <w:rFonts w:cs="Arial" w:ascii="Arial" w:hAnsi="Arial"/>
          <w:color w:themeColor="text1" w:val="000000"/>
          <w:lang w:val="en-US"/>
        </w:rPr>
        <w:instrText xml:space="preserve">ADDIN ZOTERO_ITEM CSL_CITATION {"citationID":"BmdWolcV","properties":{"formattedCitation":"\\super 27\\nosupersub{}","plainCitation":"27","noteIndex":0},"citationItems":[{"id":162,"uris":["http://zotero.org/users/local/pqnyHZtz/items/78GGN9LL"],"itemData":{"id":162,"type":"article-journal","abstract":"Abstract\n            Autophagosomes form at the endoplasmic reticulum in mammals, and between the vacuole and the endoplasmic reticulum in yeast. However, the roles of these sites and the mechanisms regulating autophagosome formation are incompletely understood. Vac8 is required for autophagy and recruits the Atg1 kinase complex to the vacuole. Here we show that Vac8 acts as a central hub to nucleate the phagophore assembly site at the vacuolar membrane during selective autophagy. Vac8 directly recruits the cargo complex via the Atg11 scaffold. In addition, Vac8 recruits the phosphatidylinositol 3-kinase complex independently of autophagy. Cargo-dependent clustering and Vac8-dependent sequestering of these early autophagy factors, along with local Atg1 activation, promote phagophore assembly site assembly at the vacuole. Importantly, ectopic Vac8 redirects autophagosome formation to the nuclear membrane, indicating that the vacuolar membrane is not specifically required. We propose that multiple avidity-driven interactions drive the initiation and progression of selective autophagy.","container-title":"Nature Communications","DOI":"10.1038/s41467-021-27420-3","ISSN":"2041-1723","issue":"1","journalAbbreviation":"Nat Commun","language":"en","page":"7194","source":"DOI.org (Crossref)","title":"Spatial control of avidity regulates initiation and progression of selective autophagy","volume":"12","author":[{"family":"Hollenstein","given":"David M."},{"family":"Licheva","given":"Mariya"},{"family":"Konradi","given":"Nicole"},{"family":"Schweida","given":"David"},{"family":"Mancilla","given":"Hector"},{"family":"Mari","given":"Muriel"},{"family":"Reggiori","given":"Fulvio"},{"family":"Kraft","given":"Claudine"}],"issued":{"date-parts":[["2021",12]]}}}],"schema":"https://github.com/citation-style-language/schema/raw/master/csl-citation.json"}</w:instrTex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separate"/>
      </w:r>
      <w:r>
        <w:rPr>
          <w:rFonts w:cs="Arial" w:ascii="Arial" w:hAnsi="Arial"/>
          <w:color w:themeColor="text1" w:val="000000"/>
          <w:sz w:val="22"/>
          <w:szCs w:val="22"/>
          <w:lang w:val="en-US"/>
        </w:rPr>
      </w:r>
      <w:r>
        <w:rPr>
          <w:rFonts w:cs="Arial" w:ascii="Arial" w:hAnsi="Arial"/>
          <w:color w:val="000000"/>
          <w:kern w:val="0"/>
          <w:sz w:val="22"/>
          <w:vertAlign w:val="superscript"/>
          <w:lang w:val="en-GB"/>
        </w:rPr>
        <w:t>27</w: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end"/>
      </w:r>
      <w:r>
        <w:rPr>
          <w:rFonts w:cs="Arial" w:ascii="Arial" w:hAnsi="Arial"/>
          <w:color w:themeColor="text1" w:val="000000"/>
          <w:sz w:val="22"/>
          <w:szCs w:val="22"/>
          <w:lang w:val="en-US"/>
        </w:rPr>
        <w:t>. These features of µNS make it an ideal putative cargo for selective autophagy.</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t>To engineer a low-affinity interaction between the Atg19 receptor and µNS, we constructed an Ape1-propeptide-GFP-µNS (pp-GFP-µNS) fusion. Strikingly, pp-GFP-µNS displayed autophagic degradation (Figure 4E). In contrast, a direct Atg19-GFP-µNS receptor-cargo fusion, or an FK506-dependent high-affinity interaction between Cnb1-Atg19 receptor and FKBP-GFP-µNS cargo, did not trigger autophagic degradation (Figure 4E and S4D), consistent with the high-affinity cargo-receptor interactions generated above (Figure 1B, 1F, S1A and S1B). Moreover, only pp-GFP-µNS restored Atg11 clustering, highlighting, as predicted, that a low-affinity cargo-receptor interaction is necessary and sufficient for the formation of initiation hubs (Figure 4F</w:t>
      </w:r>
      <w:r>
        <w:rPr>
          <w:rFonts w:cs="Arial" w:ascii="Arial" w:hAnsi="Arial"/>
          <w:color w:themeColor="accent2" w:val="ED7D31"/>
          <w:sz w:val="22"/>
          <w:szCs w:val="22"/>
          <w:lang w:val="en-US"/>
        </w:rPr>
        <w:t xml:space="preserve"> </w:t>
      </w:r>
      <w:r>
        <w:rPr>
          <w:rFonts w:cs="Arial" w:ascii="Arial" w:hAnsi="Arial"/>
          <w:color w:themeColor="text1" w:val="000000"/>
          <w:sz w:val="22"/>
          <w:szCs w:val="22"/>
          <w:lang w:val="en-US"/>
        </w:rPr>
        <w:t>and S4E). In summary, these findings suggest that targeting an autophagy receptor to a multimeric neo-cargo via a low-affinity interaction is sufficient to trigger its autophagic degradation.</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r>
    </w:p>
    <w:p>
      <w:pPr>
        <w:pStyle w:val="Normal"/>
        <w:spacing w:lineRule="auto" w:line="360"/>
        <w:jc w:val="both"/>
        <w:rPr>
          <w:rFonts w:ascii="Arial" w:hAnsi="Arial" w:cs="Arial"/>
          <w:b/>
          <w:bCs/>
          <w:color w:themeColor="text1" w:val="000000"/>
          <w:sz w:val="22"/>
          <w:szCs w:val="22"/>
          <w:lang w:val="en-US"/>
        </w:rPr>
      </w:pPr>
      <w:r>
        <w:rPr>
          <w:rFonts w:cs="Arial" w:ascii="Arial" w:hAnsi="Arial"/>
          <w:b/>
          <w:bCs/>
          <w:color w:themeColor="text1" w:val="000000"/>
          <w:sz w:val="22"/>
          <w:szCs w:val="22"/>
          <w:lang w:val="en-US"/>
        </w:rPr>
        <w:t xml:space="preserve">Initiation hubs for selective autophagy are conserved in human cells </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t>To test whether the principles of initiation hub formation during selective autophagy initiation in yeast are conserved in humans, we induced Parkin-dependent mitophagy in human U2OS cells by treating them with antimycin A and oligomycin (AO). We found that the ULK1 kinase, the human homologue of yeast Atg1, was diffuse in the cytoplasm of untreated U2OS cells but formed distinct foci at the mitochondria in AO-treated cells (Figure 5A and S5A). Similarly, LC3, a human homolog of yeast Atg8, localized in discrete foci on mitochondria in AO-treated cells (Figure S5B),</w:t>
      </w:r>
      <w:r>
        <w:rPr>
          <w:rFonts w:cs="Arial" w:ascii="Arial" w:hAnsi="Arial"/>
          <w:b/>
          <w:bCs/>
          <w:color w:themeColor="text1" w:val="000000"/>
          <w:sz w:val="22"/>
          <w:szCs w:val="22"/>
          <w:lang w:val="en-US"/>
        </w:rPr>
        <w:t xml:space="preserve"> </w:t>
      </w:r>
      <w:r>
        <w:rPr>
          <w:rFonts w:cs="Arial" w:ascii="Arial" w:hAnsi="Arial"/>
          <w:color w:themeColor="text1" w:val="000000"/>
          <w:sz w:val="22"/>
          <w:szCs w:val="22"/>
          <w:lang w:val="en-US"/>
        </w:rPr>
        <w:t xml:space="preserve">suggesting that initiation hub formation is a conserved feature. </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t xml:space="preserve">To assess mitophagy without inducing mitochondrial damage, we used the rapalog-inducible FRB-FKBP dimerization system in U2OS cells to target ULK1 to mitochondria </w:t>
      </w:r>
      <w:r>
        <w:fldChar w:fldCharType="begin"/>
      </w:r>
      <w:r>
        <w:rPr>
          <w:sz w:val="22"/>
          <w:szCs w:val="22"/>
          <w:rFonts w:cs="Arial" w:ascii="Arial" w:hAnsi="Arial"/>
          <w:color w:themeColor="text1" w:val="000000"/>
          <w:lang w:val="en-US"/>
        </w:rPr>
        <w:instrText xml:space="preserve">ADDIN ZOTERO_ITEM CSL_CITATION {"citationID":"7z7UjdjQ","properties":{"formattedCitation":"\\super 32\\nosupersub{}","plainCitation":"32","noteIndex":0},"citationItems":[{"id":542,"uris":["http://zotero.org/users/local/pqnyHZtz/items/A227TE6S"],"itemData":{"id":542,"type":"article-journal","abstract":"Selective autophagy recycles damaged organelles and clears intracellular pathogens to prevent their aberrant accumulation. How ULK1 kinase is targeted and activated during selective autophagic events remains to be elucidated. In this study, we used chemically inducible dimerization (CID) assays in tandem with CRISPR KO lines to systematically analyze the molecular basis of selective autophagosome biogenesis. We demonstrate that ectopic placement of NDP52 on mitochondria or peroxisomes is sufficient to initiate selective autophagy by focally localizing and activating the ULK1 complex. The capability of NDP52 to induce mitophagy is dependent on its interaction with the FIP200/ULK1 complex, which is facilitated by TBK1. Ectopically tethering ULK1 to cargo bypasses the requirement for autophagy receptors and TBK1. Focal activation of ULK1 occurs independently of AMPK and mTOR. Our findings provide a parsimonious model of selective autophagy, which highlights the coordination of ULK1 complex localization by autophagy receptors and TBK1 as principal drivers of targeted autophagosome biogenesis.","container-title":"Molecular Cell","DOI":"10.1016/j.molcel.2019.02.010","ISSN":"1097-4164","issue":"2","journalAbbreviation":"Mol Cell","language":"eng","note":"PMID: 30853401\nPMCID: PMC6642318","page":"347-362.e6","source":"PubMed","title":"Spatiotemporal Control of ULK1 Activation by NDP52 and TBK1 during Selective Autophagy","volume":"74","author":[{"family":"Vargas","given":"Jose Norberto S."},{"family":"Wang","given":"Chunxin"},{"family":"Bunker","given":"Eric"},{"family":"Hao","given":"Ling"},{"family":"Maric","given":"Dragan"},{"family":"Schiavo","given":"Giampietro"},{"family":"Randow","given":"Felix"},{"family":"Youle","given":"Richard J."}],"issued":{"date-parts":[["2019",4,18]]}}}],"schema":"https://github.com/citation-style-language/schema/raw/master/csl-citation.json"}</w:instrTex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separate"/>
      </w:r>
      <w:r>
        <w:rPr>
          <w:rFonts w:cs="Arial" w:ascii="Arial" w:hAnsi="Arial"/>
          <w:color w:themeColor="text1" w:val="000000"/>
          <w:sz w:val="22"/>
          <w:szCs w:val="22"/>
          <w:lang w:val="en-US"/>
        </w:rPr>
      </w:r>
      <w:r>
        <w:rPr>
          <w:rFonts w:cs="Arial" w:ascii="Arial" w:hAnsi="Arial"/>
          <w:color w:val="000000"/>
          <w:kern w:val="0"/>
          <w:sz w:val="22"/>
          <w:vertAlign w:val="superscript"/>
          <w:lang w:val="en-GB"/>
        </w:rPr>
        <w:t>32</w: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end"/>
      </w:r>
      <w:r>
        <w:rPr>
          <w:rFonts w:cs="Arial" w:ascii="Arial" w:hAnsi="Arial"/>
          <w:color w:themeColor="text1" w:val="000000"/>
          <w:sz w:val="22"/>
          <w:szCs w:val="22"/>
          <w:lang w:val="en-US"/>
        </w:rPr>
        <w:t>. Specifically, we fused FRB to the tail anchor domain of the mitochondrial membrane protein FIS1 (FRB-FIS1</w:t>
      </w:r>
      <w:r>
        <w:rPr>
          <w:rFonts w:cs="Arial" w:ascii="Arial" w:hAnsi="Arial"/>
          <w:color w:themeColor="text1" w:val="000000"/>
          <w:vertAlign w:val="superscript"/>
          <w:lang w:val="en-US"/>
        </w:rPr>
        <w:t>93-152</w:t>
      </w:r>
      <w:r>
        <w:rPr>
          <w:rFonts w:cs="Arial" w:ascii="Arial" w:hAnsi="Arial"/>
          <w:color w:themeColor="text1" w:val="000000"/>
          <w:sz w:val="22"/>
          <w:szCs w:val="22"/>
          <w:lang w:val="en-US"/>
        </w:rPr>
        <w:t>, residues 93-152 of FIS1). Co-expression of an FKBP-GFP-ULK1 fusion enables its rapalog-inducible tethering to mitochondrial FRB-FIS1</w:t>
      </w:r>
      <w:r>
        <w:rPr>
          <w:rFonts w:cs="Arial" w:ascii="Arial" w:hAnsi="Arial"/>
          <w:color w:themeColor="text1" w:val="000000"/>
          <w:vertAlign w:val="superscript"/>
          <w:lang w:val="en-US"/>
        </w:rPr>
        <w:t>93-152</w:t>
      </w:r>
      <w:r>
        <w:rPr>
          <w:rFonts w:cs="Arial" w:ascii="Arial" w:hAnsi="Arial"/>
          <w:color w:themeColor="text1" w:val="000000"/>
          <w:sz w:val="22"/>
          <w:szCs w:val="22"/>
          <w:lang w:val="en-US"/>
        </w:rPr>
        <w:t xml:space="preserve"> and mitophagy induction (Figure 5B and S5C) </w:t>
      </w:r>
      <w:r>
        <w:fldChar w:fldCharType="begin"/>
      </w:r>
      <w:r>
        <w:rPr>
          <w:sz w:val="22"/>
          <w:szCs w:val="22"/>
          <w:rFonts w:cs="Arial" w:ascii="Arial" w:hAnsi="Arial"/>
          <w:color w:themeColor="text1" w:val="000000"/>
          <w:lang w:val="en-US"/>
        </w:rPr>
        <w:instrText xml:space="preserve">ADDIN ZOTERO_ITEM CSL_CITATION {"citationID":"PASjX7Nn","properties":{"formattedCitation":"\\super 32,33\\nosupersub{}","plainCitation":"32,33","noteIndex":0},"citationItems":[{"id":542,"uris":["http://zotero.org/users/local/pqnyHZtz/items/A227TE6S"],"itemData":{"id":542,"type":"article-journal","abstract":"Selective autophagy recycles damaged organelles and clears intracellular pathogens to prevent their aberrant accumulation. How ULK1 kinase is targeted and activated during selective autophagic events remains to be elucidated. In this study, we used chemically inducible dimerization (CID) assays in tandem with CRISPR KO lines to systematically analyze the molecular basis of selective autophagosome biogenesis. We demonstrate that ectopic placement of NDP52 on mitochondria or peroxisomes is sufficient to initiate selective autophagy by focally localizing and activating the ULK1 complex. The capability of NDP52 to induce mitophagy is dependent on its interaction with the FIP200/ULK1 complex, which is facilitated by TBK1. Ectopically tethering ULK1 to cargo bypasses the requirement for autophagy receptors and TBK1. Focal activation of ULK1 occurs independently of AMPK and mTOR. Our findings provide a parsimonious model of selective autophagy, which highlights the coordination of ULK1 complex localization by autophagy receptors and TBK1 as principal drivers of targeted autophagosome biogenesis.","container-title":"Molecular Cell","DOI":"10.1016/j.molcel.2019.02.010","ISSN":"1097-4164","issue":"2","journalAbbreviation":"Mol Cell","language":"eng","note":"PMID: 30853401\nPMCID: PMC6642318","page":"347-362.e6","source":"PubMed","title":"Spatiotemporal Control of ULK1 Activation by NDP52 and TBK1 during Selective Autophagy","volume":"74","author":[{"family":"Vargas","given":"Jose Norberto S."},{"family":"Wang","given":"Chunxin"},{"family":"Bunker","given":"Eric"},{"family":"Hao","given":"Ling"},{"family":"Maric","given":"Dragan"},{"family":"Schiavo","given":"Giampietro"},{"family":"Randow","given":"Felix"},{"family":"Youle","given":"Richard J."}],"issued":{"date-parts":[["2019",4,18]]}}},{"id":545,"uris":["http://zotero.org/users/local/pqnyHZtz/items/GP2SRE3W"],"itemData":{"id":545,"type":"article-journal","abstract":"Rapamycin is an important immunosuppressant, a possible anticancer therapeutic, and a widely used research tool. Essential to its various functions is its ability to bind simultaneously to two different proteins, FKBP and mTOR. Despite its widespread use, a thorough analysis of the interactions between FKBP, rapamycin, and the rapamycin-binding domain of mTOR, FRB, is lacking. To probe the affinities involved in the formation of the FKBP.rapamycin.FRB complex, we used fluorescence polarization, surface plasmon resonance, and NMR spectroscopy. Analysis of the data shows that rapamycin binds to FRB with moderate affinity (K(d) = 26 +/- 0.8 microM). The FKBP12.rapamycin complex, however, binds to FRB 2000-fold more tightly (K(d) = 12 +/- 0.8 nM) than rapamycin alone. No interaction between FKBP and FRB was detected in the absence of rapamycin. These studies suggest that rapamycin's ability to bind to FRB, and by extension to mTOR, in the absence of FKBP is of little consequence under physiological conditions. Furthermore, protein-protein interactions at the FKBP12-FRB interface play a role in the stability of the ternary complex.","container-title":"Journal of the American Chemical Society","DOI":"10.1021/ja043277y","ISSN":"0002-7863","issue":"13","journalAbbreviation":"J Am Chem Soc","language":"eng","note":"PMID: 15796538","page":"4715-4721","source":"PubMed","title":"Characterization of the FKBP.rapamycin.FRB ternary complex","volume":"127","author":[{"family":"Banaszynski","given":"Laura A."},{"family":"Liu","given":"Corey W."},{"family":"Wandless","given":"Thomas J."}],"issued":{"date-parts":[["2005",4,6]]}}}],"schema":"https://github.com/citation-style-language/schema/raw/master/csl-citation.json"}</w:instrTex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separate"/>
      </w:r>
      <w:r>
        <w:rPr>
          <w:rFonts w:cs="Arial" w:ascii="Arial" w:hAnsi="Arial"/>
          <w:color w:themeColor="text1" w:val="000000"/>
          <w:sz w:val="22"/>
          <w:szCs w:val="22"/>
          <w:lang w:val="en-US"/>
        </w:rPr>
      </w:r>
      <w:r>
        <w:rPr>
          <w:rFonts w:cs="Arial" w:ascii="Arial" w:hAnsi="Arial"/>
          <w:color w:val="000000"/>
          <w:kern w:val="0"/>
          <w:sz w:val="22"/>
          <w:vertAlign w:val="superscript"/>
          <w:lang w:val="en-GB"/>
        </w:rPr>
        <w:t>32,33</w: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end"/>
      </w:r>
      <w:r>
        <w:rPr>
          <w:rFonts w:cs="Arial" w:ascii="Arial" w:hAnsi="Arial"/>
          <w:color w:themeColor="text1" w:val="000000"/>
          <w:sz w:val="22"/>
          <w:szCs w:val="22"/>
          <w:lang w:val="en-US"/>
        </w:rPr>
        <w:t xml:space="preserve">. This tethering approach recruits FKBP-tagged proteins along the entire mitochondrial network, as observed for FKBP-GFP (Figure S5D). We hypothesized that targeting FKBP-GFP-ULK1 to the outer mitochondrial membrane would still promote the assembly of initiation hubs as it can diffuse laterally within the mitochondrial membrane and, therefore, rearrange. Indeed, treatment with rapalog resulted in the formation of distinct FKBP-GFP-ULK1 foci along the mitochondrial network (Figure 5C and S5E) that were not observed upon rapalog-dependent targeting of FKBP-GFP (Figure S5D), indicating a requirement for ULK1 and autophagy. FIP200, the human homologue of Atg11, undergoes phase separation during bulk autophagy induction </w:t>
      </w:r>
      <w:r>
        <w:fldChar w:fldCharType="begin"/>
      </w:r>
      <w:r>
        <w:rPr>
          <w:sz w:val="22"/>
          <w:szCs w:val="22"/>
          <w:rFonts w:cs="Arial" w:ascii="Arial" w:hAnsi="Arial"/>
          <w:color w:themeColor="text1" w:val="000000"/>
          <w:lang w:val="en-US"/>
        </w:rPr>
        <w:instrText xml:space="preserve">ADDIN ZOTERO_ITEM CSL_CITATION {"citationID":"fASVWmk8","properties":{"formattedCitation":"\\super 34\\nosupersub{}","plainCitation":"34","noteIndex":0},"citationItems":[{"id":548,"uris":["http://zotero.org/users/local/pqnyHZtz/items/H28QGEAX"],"itemData":{"id":548,"type":"article-journal","abstract":"The mechanism that initiates autophagosome formation on the ER in multicellular organisms is elusive. Here, we showed that autophagy stimuli trigger Ca2+ transients on the outer surface of the ER membrane, whose amplitude, frequency, and duration are controlled by the metazoan-specific ER transmembrane autophagy protein EPG-4/EI24. Persistent Ca2+ transients/oscillations on the cytosolic ER surface in EI24-depleted cells cause accumulation of FIP200 autophagosome initiation complexes on the ER. This defect is suppressed by attenuating ER Ca2+ transients. Multi-modal SIM analysis revealed that Ca2+ transients on the ER trigger the formation of dynamic and fusion-prone liquid-like FIP200 puncta. Starvation-induced Ca2+ transients on lysosomes also induce FIP200 puncta that further move to the ER. Multiple FIP200 puncta on the ER, whose association depends on the ER proteins VAPA/B and ATL2/3, assemble into autophagosome formation sites. Thus, Ca2+ transients are crucial for triggering phase separation of FIP200 to specify autophagosome initiation sites in metazoans.","container-title":"Cell","DOI":"10.1016/j.cell.2022.09.001","ISSN":"1097-4172","issue":"22","journalAbbreviation":"Cell","language":"eng","note":"PMID: 36198318","page":"4082-4098.e22","source":"PubMed","title":"Calcium transients on the ER surface trigger liquid-liquid phase separation of FIP200 to specify autophagosome initiation sites","volume":"185","author":[{"family":"Zheng","given":"Qiaoxia"},{"family":"Chen","given":"Yong"},{"family":"Chen","given":"Di"},{"family":"Zhao","given":"Hongyu"},{"family":"Feng","given":"Yun"},{"family":"Meng","given":"Quan"},{"family":"Zhao","given":"Yan"},{"family":"Zhang","given":"Hong"}],"issued":{"date-parts":[["2022",10,27]]}}}],"schema":"https://github.com/citation-style-language/schema/raw/master/csl-citation.json"}</w:instrTex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separate"/>
      </w:r>
      <w:r>
        <w:rPr>
          <w:rFonts w:cs="Arial" w:ascii="Arial" w:hAnsi="Arial"/>
          <w:color w:themeColor="text1" w:val="000000"/>
          <w:sz w:val="22"/>
          <w:szCs w:val="22"/>
          <w:lang w:val="en-US"/>
        </w:rPr>
      </w:r>
      <w:r>
        <w:rPr>
          <w:rFonts w:cs="Arial" w:ascii="Arial" w:hAnsi="Arial"/>
          <w:color w:val="000000"/>
          <w:kern w:val="0"/>
          <w:sz w:val="22"/>
          <w:vertAlign w:val="superscript"/>
          <w:lang w:val="en-GB"/>
        </w:rPr>
        <w:t>34</w: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end"/>
      </w:r>
      <w:r>
        <w:rPr>
          <w:rFonts w:cs="Arial" w:ascii="Arial" w:hAnsi="Arial"/>
          <w:color w:themeColor="text1" w:val="000000"/>
          <w:sz w:val="22"/>
          <w:szCs w:val="22"/>
          <w:lang w:val="en-US"/>
        </w:rPr>
        <w:t>, and we found that FIP200 co-localized in discrete foci with FKBP-GFP-ULK1 on the mitochondrial surface upon tethering (Figure S5F). Overall, these data suggest that initiation hub formation is a conserved feature of selective autophagy in human cells.</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t xml:space="preserve">Autophagy components assemble on the ER surface in mammalian cells in bulk autophagy </w:t>
      </w:r>
      <w:r>
        <w:fldChar w:fldCharType="begin"/>
      </w:r>
      <w:r>
        <w:rPr>
          <w:sz w:val="22"/>
          <w:szCs w:val="22"/>
          <w:rFonts w:cs="Arial" w:ascii="Arial" w:hAnsi="Arial"/>
          <w:color w:themeColor="text1" w:val="000000"/>
          <w:lang w:val="en-US"/>
        </w:rPr>
        <w:instrText xml:space="preserve">ADDIN ZOTERO_ITEM CSL_CITATION {"citationID":"4jk9Z4Gj","properties":{"formattedCitation":"\\super 35,36\\nosupersub{}","plainCitation":"35,36","noteIndex":0},"citationItems":[{"id":551,"uris":["http://zotero.org/users/local/pqnyHZtz/items/J9IAE7F8"],"itemData":{"id":551,"type":"article-journal","abstract":"Autophagy is a tightly regulated intracellular bulk degradation/recycling system that has fundamental roles in cellular homeostasis. Autophagy is initiated by isolation membranes, which form and elongate as they engulf portions of the cytoplasm and organelles. Eventually isolation membranes close to form double membrane-bound autophagosomes and fuse with lysosomes to degrade their contents. The physiological role of autophagy has been determined since its discovery, but the origin of autophagosomal membranes has remained unclear. At present, there is much controversy about the organelle from which the membranes originate--the endoplasmic reticulum (ER), mitochondria and plasma membrane. Here we show that autophagosomes form at the ER-mitochondria contact site in mammalian cells. Imaging data reveal that the pre-autophagosome/autophagosome marker ATG14 (also known as ATG14L) relocalizes to the ER-mitochondria contact site after starvation, and the autophagosome-formation marker ATG5 also localizes at the site until formation is complete. Subcellular fractionation showed that ATG14 co-fractionates in the mitochondria-associated ER membrane fraction under starvation conditions. Disruption of the ER-mitochondria contact site prevents the formation of ATG14 puncta. The ER-resident SNARE protein syntaxin 17 (STX17) binds ATG14 and recruits it to the ER-mitochondria contact site. These results provide new insight into organelle biogenesis by demonstrating that the ER-mitochondria contact site is important in autophagosome formation.","container-title":"Nature","DOI":"10.1038/nature11910","ISSN":"1476-4687","issue":"7441","journalAbbreviation":"Nature","language":"eng","note":"PMID: 23455425","page":"389-393","source":"PubMed","title":"Autophagosomes form at ER-mitochondria contact sites","volume":"495","author":[{"family":"Hamasaki","given":"Maho"},{"family":"Furuta","given":"Nobumichi"},{"family":"Matsuda","given":"Atsushi"},{"family":"Nezu","given":"Akiko"},{"family":"Yamamoto","given":"Akitsugu"},{"family":"Fujita","given":"Naonobu"},{"family":"Oomori","given":"Hiroko"},{"family":"Noda","given":"Takeshi"},{"family":"Haraguchi","given":"Tokuko"},{"family":"Hiraoka","given":"Yasushi"},{"family":"Amano","given":"Atsuo"},{"family":"Yoshimori","given":"Tamotsu"}],"issued":{"date-parts":[["2013",3,21]]}}},{"id":418,"uris":["http://zotero.org/users/local/pqnyHZtz/items/THA5NQ64"],"itemData":{"id":418,"type":"article-journal","abstract":"The autophagosome, a double‐membrane structure mediating degradation of cytoplasmic materials by macroautophagy, is formed in close proximity to the endoplasmic reticulum (ER). However, how the ER membrane is involved in autophagy initiation and to which membrane structures the autophagy‐initiation complex is localized have not been fully characterized. Here, we were able to biochemically analyze autophagic intermediate membranes and show that the autophagy‐initiation complex containing ULK and FIP200 first associates with the ER membrane. To further characterize the ER subdomain, we screened phospholipid biosynthetic enzymes and found that the autophagy‐initiation complex localizes to phosphatidylinositol synthase (PIS)‐enriched ER subdomains. Then, the initiation complex translocates to the ATG9A‐positive autophagosome precursors in a PI3P‐dependent manner. Depletion of phosphatidylinositol (PI) by targeting bacterial PI‐specific phospholipase C to the PIS domain impairs recruitment of downstream autophagy factors and autophagosome formation. These findings suggest that the autophagy‐initiation complex, the PIS‐enriched ER subdomain, and ATG9A vesicles together initiate autophagosome formation.","container-title":"The EMBO Journal","DOI":"10.15252/embj.201695189","ISSN":"0261-4189","issue":"12","note":"number-of-pages: 1735\npublisher: John Wiley &amp; Sons, Ltd","page":"1719-1735","source":"embopress.org (Atypon)","title":"Autophagosome formation is initiated at phosphatidylinositol synthase‐enriched ER subdomains","volume":"36","author":[{"family":"Nishimura","given":"Taki"},{"family":"Tamura","given":"Norito"},{"family":"Kono","given":"Nozomu"},{"family":"Shimanaka","given":"Yuta"},{"family":"Arai","given":"Hiroyuki"},{"family":"Yamamoto","given":"Hayashi"},{"family":"Mizushima","given":"Noboru"}],"issued":{"date-parts":[["2017",6,14]]}}}],"schema":"https://github.com/citation-style-language/schema/raw/master/csl-citation.json"}</w:instrTex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separate"/>
      </w:r>
      <w:r>
        <w:rPr>
          <w:rFonts w:cs="Arial" w:ascii="Arial" w:hAnsi="Arial"/>
          <w:color w:themeColor="text1" w:val="000000"/>
          <w:sz w:val="22"/>
          <w:szCs w:val="22"/>
          <w:lang w:val="en-US"/>
        </w:rPr>
      </w:r>
      <w:r>
        <w:rPr>
          <w:rFonts w:cs="Arial" w:ascii="Arial" w:hAnsi="Arial"/>
          <w:color w:val="000000"/>
          <w:kern w:val="0"/>
          <w:sz w:val="22"/>
          <w:vertAlign w:val="superscript"/>
          <w:lang w:val="en-GB"/>
        </w:rPr>
        <w:t>35,36</w: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end"/>
      </w:r>
      <w:r>
        <w:rPr>
          <w:rFonts w:cs="Arial" w:ascii="Arial" w:hAnsi="Arial"/>
          <w:color w:themeColor="text1" w:val="000000"/>
          <w:sz w:val="22"/>
          <w:szCs w:val="22"/>
          <w:lang w:val="en-US"/>
        </w:rPr>
        <w:t xml:space="preserve">. We considered that autophagy machinery components also assemble on the ER surface during selective autophagy. To this end, we asked if mitochondrial initiation hubs form contact sites with the ER in U2OS cells. We performed peroxidase-catalyzed biotin proximity labeling by expressing the modified plant peroxidase APEX2 fused to either FKBP-ULK1 or FKBP alone (Figure S6A) </w:t>
      </w:r>
      <w:r>
        <w:fldChar w:fldCharType="begin"/>
      </w:r>
      <w:r>
        <w:rPr>
          <w:sz w:val="22"/>
          <w:szCs w:val="22"/>
          <w:rFonts w:cs="Arial" w:ascii="Arial" w:hAnsi="Arial"/>
          <w:color w:themeColor="text1" w:val="000000"/>
          <w:lang w:val="en-US"/>
        </w:rPr>
        <w:instrText xml:space="preserve">ADDIN ZOTERO_ITEM CSL_CITATION {"citationID":"d5OoWk3k","properties":{"formattedCitation":"\\super 37,38\\nosupersub{}","plainCitation":"37,38","noteIndex":0},"citationItems":[{"id":559,"uris":["http://zotero.org/users/local/pqnyHZtz/items/2J63CWWT"],"itemData":{"id":559,"type":"article-journal","abstract":"APEX is an engineered peroxidase that functions as an electron microscopy tag and a promiscuous labeling enzyme for live-cell proteomics. Because limited sensitivity precludes applications requiring low APEX expression, we used yeast-display evolution to improve its catalytic efficiency. APEX2 is far more active in cells, enabling the use of electron microscopy to resolve the submitochondrial localization of calcium uptake regulatory protein MICU1. APEX2 also permits superior enrichment of endogenous mitochondrial and endoplasmic reticulum membrane proteins.","container-title":"Nature Methods","DOI":"10.1038/nmeth.3179","ISSN":"1548-7105","issue":"1","journalAbbreviation":"Nat Methods","language":"eng","note":"PMID: 25419960\nPMCID: PMC4296904","page":"51-54","source":"PubMed","title":"Directed evolution of APEX2 for electron microscopy and proximity labeling","volume":"12","author":[{"family":"Lam","given":"Stephanie S."},{"family":"Martell","given":"Jeffrey D."},{"family":"Kamer","given":"Kimberli J."},{"family":"Deerinck","given":"Thomas J."},{"family":"Ellisman","given":"Mark H."},{"family":"Mootha","given":"Vamsi K."},{"family":"Ting","given":"Alice Y."}],"issued":{"date-parts":[["2015",1]]}}},{"id":562,"uris":["http://zotero.org/users/local/pqnyHZtz/items/VHAEMLP6"],"itemData":{"id":562,"type":"article-journal","abstract":"This protocol describes a method to obtain spatially resolved proteomic maps of specific compartments within living mammalian cells. An engineered peroxidase, APEX2, is genetically targeted to a cellular region of interest. Upon the addition of hydrogen peroxide for 1 min to cells preloaded with a biotin-phenol substrate, APEX2 generates biotin-phenoxyl radicals that covalently tag proximal endogenous proteins. Cells are then lysed, and biotinylated proteins are enriched with streptavidin beads and identified by mass spectrometry. We describe the generation of an appropriate APEX2 fusion construct, proteomic sample preparation, and mass spectrometric data acquisition and analysis. A two-state stable isotope labeling by amino acids in cell culture (SILAC) protocol is used for proteomic mapping of membrane-enclosed cellular compartments from which APEX2-generated biotin-phenoxyl radicals cannot escape. For mapping of open cellular regions, we instead use a 'ratiometric' three-state SILAC protocol for high spatial specificity. Isotopic labeling of proteins takes 5-7 cell doublings. Generation of the biotinylated proteomic sample takes 1 d, acquiring the mass spectrometric data takes 2-5 d and analysis of the data to obtain the final proteomic list takes 1 week.","container-title":"Nature Protocols","DOI":"10.1038/nprot.2016.018","ISSN":"1750-2799","issue":"3","journalAbbreviation":"Nat Protoc","language":"eng","note":"PMID: 26866790\nPMCID: PMC4863649","page":"456-475","source":"PubMed","title":"Spatially resolved proteomic mapping in living cells with the engineered peroxidase APEX2","volume":"11","author":[{"family":"Hung","given":"Victoria"},{"family":"Udeshi","given":"Namrata D."},{"family":"Lam","given":"Stephanie S."},{"family":"Loh","given":"Ken H."},{"family":"Cox","given":"Kurt J."},{"family":"Pedram","given":"Kayvon"},{"family":"Carr","given":"Steven A."},{"family":"Ting","given":"Alice Y."}],"issued":{"date-parts":[["2016",3]]}}}],"schema":"https://github.com/citation-style-language/schema/raw/master/csl-citation.json"}</w:instrTex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separate"/>
      </w:r>
      <w:r>
        <w:rPr>
          <w:rFonts w:cs="Arial" w:ascii="Arial" w:hAnsi="Arial"/>
          <w:color w:themeColor="text1" w:val="000000"/>
          <w:sz w:val="22"/>
          <w:szCs w:val="22"/>
          <w:lang w:val="en-US"/>
        </w:rPr>
      </w:r>
      <w:r>
        <w:rPr>
          <w:rFonts w:cs="Arial" w:ascii="Arial" w:hAnsi="Arial"/>
          <w:color w:val="000000"/>
          <w:kern w:val="0"/>
          <w:sz w:val="22"/>
          <w:vertAlign w:val="superscript"/>
          <w:lang w:val="en-GB"/>
        </w:rPr>
        <w:t>37,38</w: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end"/>
      </w:r>
      <w:r>
        <w:rPr>
          <w:rFonts w:cs="Arial" w:ascii="Arial" w:hAnsi="Arial"/>
          <w:color w:themeColor="text1" w:val="000000"/>
          <w:sz w:val="22"/>
          <w:szCs w:val="22"/>
          <w:lang w:val="en-US"/>
        </w:rPr>
        <w:t xml:space="preserve">. Biotinylated autophagy factors, including ATG3, ATG7, and GABARAPL2 were enriched </w:t>
      </w:r>
      <w:bookmarkStart w:id="1" w:name="_Hlk155680788"/>
      <w:r>
        <w:rPr>
          <w:rFonts w:cs="Arial" w:ascii="Arial" w:hAnsi="Arial"/>
          <w:color w:themeColor="text1" w:val="000000"/>
          <w:sz w:val="22"/>
          <w:szCs w:val="22"/>
          <w:lang w:val="en-US"/>
        </w:rPr>
        <w:t xml:space="preserve">in cells expressing FKBP-APEX2-ULK1 </w:t>
      </w:r>
      <w:bookmarkEnd w:id="1"/>
      <w:r>
        <w:rPr>
          <w:rFonts w:cs="Arial" w:ascii="Arial" w:hAnsi="Arial"/>
          <w:color w:themeColor="text1" w:val="000000"/>
          <w:sz w:val="22"/>
          <w:szCs w:val="22"/>
          <w:lang w:val="en-US"/>
        </w:rPr>
        <w:t xml:space="preserve">compared to those expressing FKBP-APEX2 (Figure 5D and S6B). Importantly, several biotinylated ER proteins were also enriched, including the ER-resident autophagic initiation factor DFCP1, and the lipid shuttling proteins ATG2A and ATG2B and VPS13A and VPS13C, suggesting that indeed the ER serves as an assembly platform during selective autophagy. FIP200 has been reported to link the ULK1 complex to the ER during bulk autophagy </w:t>
      </w:r>
      <w:r>
        <w:fldChar w:fldCharType="begin"/>
      </w:r>
      <w:r>
        <w:rPr>
          <w:sz w:val="22"/>
          <w:szCs w:val="22"/>
          <w:rFonts w:cs="Arial" w:ascii="Arial" w:hAnsi="Arial"/>
          <w:color w:themeColor="text1" w:val="000000"/>
          <w:lang w:val="en-US"/>
        </w:rPr>
        <w:instrText xml:space="preserve">ADDIN ZOTERO_ITEM CSL_CITATION {"citationID":"9qubXhMK","properties":{"formattedCitation":"\\super 36\\nosupersub{}","plainCitation":"36","noteIndex":0},"citationItems":[{"id":418,"uris":["http://zotero.org/users/local/pqnyHZtz/items/THA5NQ64"],"itemData":{"id":418,"type":"article-journal","abstract":"The autophagosome, a double‐membrane structure mediating degradation of cytoplasmic materials by macroautophagy, is formed in close proximity to the endoplasmic reticulum (ER). However, how the ER membrane is involved in autophagy initiation and to which membrane structures the autophagy‐initiation complex is localized have not been fully characterized. Here, we were able to biochemically analyze autophagic intermediate membranes and show that the autophagy‐initiation complex containing ULK and FIP200 first associates with the ER membrane. To further characterize the ER subdomain, we screened phospholipid biosynthetic enzymes and found that the autophagy‐initiation complex localizes to phosphatidylinositol synthase (PIS)‐enriched ER subdomains. Then, the initiation complex translocates to the ATG9A‐positive autophagosome precursors in a PI3P‐dependent manner. Depletion of phosphatidylinositol (PI) by targeting bacterial PI‐specific phospholipase C to the PIS domain impairs recruitment of downstream autophagy factors and autophagosome formation. These findings suggest that the autophagy‐initiation complex, the PIS‐enriched ER subdomain, and ATG9A vesicles together initiate autophagosome formation.","container-title":"The EMBO Journal","DOI":"10.15252/embj.201695189","ISSN":"0261-4189","issue":"12","note":"number-of-pages: 1735\npublisher: John Wiley &amp; Sons, Ltd","page":"1719-1735","source":"embopress.org (Atypon)","title":"Autophagosome formation is initiated at phosphatidylinositol synthase‐enriched ER subdomains","volume":"36","author":[{"family":"Nishimura","given":"Taki"},{"family":"Tamura","given":"Norito"},{"family":"Kono","given":"Nozomu"},{"family":"Shimanaka","given":"Yuta"},{"family":"Arai","given":"Hiroyuki"},{"family":"Yamamoto","given":"Hayashi"},{"family":"Mizushima","given":"Noboru"}],"issued":{"date-parts":[["2017",6,14]]}}}],"schema":"https://github.com/citation-style-language/schema/raw/master/csl-citation.json"}</w:instrTex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separate"/>
      </w:r>
      <w:r>
        <w:rPr>
          <w:rFonts w:cs="Arial" w:ascii="Arial" w:hAnsi="Arial"/>
          <w:color w:themeColor="text1" w:val="000000"/>
          <w:sz w:val="22"/>
          <w:szCs w:val="22"/>
          <w:lang w:val="en-US"/>
        </w:rPr>
      </w:r>
      <w:r>
        <w:rPr>
          <w:rFonts w:cs="Arial" w:ascii="Arial" w:hAnsi="Arial"/>
          <w:color w:val="000000"/>
          <w:kern w:val="0"/>
          <w:sz w:val="22"/>
          <w:vertAlign w:val="superscript"/>
          <w:lang w:val="en-GB"/>
        </w:rPr>
        <w:t>36</w: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end"/>
      </w:r>
      <w:r>
        <w:rPr>
          <w:rFonts w:cs="Arial" w:ascii="Arial" w:hAnsi="Arial"/>
          <w:color w:themeColor="text1" w:val="000000"/>
          <w:sz w:val="22"/>
          <w:szCs w:val="22"/>
          <w:lang w:val="en-US"/>
        </w:rPr>
        <w:t xml:space="preserve">, and we found that the biotinylation of ER membrane proteins in cells expressing FKBP-APEX2-ULK1 depended on FIP200 (Figure 5E and Figure S6C). Together, these findings strongly suggest the conserved formation and function of initiation hubs during selective autophagy in mammalian cells and their PAS maturation at contact sites with the ER. </w:t>
      </w:r>
    </w:p>
    <w:p>
      <w:pPr>
        <w:pStyle w:val="Normal"/>
        <w:spacing w:lineRule="auto" w:line="360"/>
        <w:jc w:val="both"/>
        <w:rPr>
          <w:rFonts w:ascii="Arial" w:hAnsi="Arial" w:cs="Arial"/>
          <w:lang w:val="en-US"/>
        </w:rPr>
      </w:pPr>
      <w:r>
        <w:rPr>
          <w:rFonts w:cs="Arial" w:ascii="Arial" w:hAnsi="Arial"/>
          <w:lang w:val="en-US"/>
        </w:rPr>
      </w:r>
    </w:p>
    <w:p>
      <w:pPr>
        <w:pStyle w:val="Normal"/>
        <w:spacing w:lineRule="auto" w:line="360"/>
        <w:jc w:val="both"/>
        <w:rPr>
          <w:rFonts w:ascii="Arial" w:hAnsi="Arial" w:cs="Arial"/>
          <w:b/>
          <w:bCs/>
          <w:color w:themeColor="text1" w:val="000000"/>
          <w:sz w:val="22"/>
          <w:szCs w:val="22"/>
          <w:lang w:val="en-US"/>
        </w:rPr>
      </w:pPr>
      <w:r>
        <w:rPr>
          <w:rFonts w:cs="Arial" w:ascii="Arial" w:hAnsi="Arial"/>
          <w:b/>
          <w:bCs/>
          <w:color w:themeColor="text1" w:val="000000"/>
          <w:sz w:val="22"/>
          <w:szCs w:val="22"/>
          <w:lang w:val="en-US"/>
        </w:rPr>
        <w:t>A universal model of selective autophagy</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t xml:space="preserve">We propose that the mobility of receptors on selective cargo is essential for cargo degradability by selective autophagy, rather than the cargo property itself (Figure 5F). Rapid rearrangements of receptor molecules on the cargo surface support the recruitment of Atg11, promoting its phase separation and the formation of initiation hubs. These initiation hubs stabilize low-affinity interactions with the autophagy machinery through high avidity, ensuring proper spatio-temporal regulation of phagophore initiation. Rearrangements further allow the coalescence of multiple initiation hubs to establish the PAS, where phagophore formation is ultimately initiated. For membrane-delimited cargo, rearrangements are supported by lateral diffusion of proteins within the membrane itself. For membrane-less cargo, such mobility on cargo can either be achieved by the phase-separation of the cargo itself, or by low-affinity interactions between the cargo and receptors, which allow a high on-off rate and therefore an effective diffusion rate similar to the lateral diffusion in membranes. This together with other cargo properties such as size and shape will determine the cargo degradability. It also proposes that the introduction of a mobile surface on so-far nondegradable cargo might render these degradable and could open opportunities to engineer the targeting of aberrant structures such as amyloid fibers. </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t xml:space="preserve">The best-known example of a balance between affinity and avidity is the effectiveness of antibodies in recognizing and responding to diverse pathogens. IgM antibodies are generated during the early phase of the immune response against pathogens. These antibodies possess ten low-affinity binding sites, which leads to high avidity and a high overall binding strength. This facilitates a swift screening of potential threats while allowing the reversible release of improperly bound non-antigens. In contrast, IgG antibodies produced in the later stages establish more stable and enduring bonds with antigens. This high-affinity mode of binding is essential for the sustained effectiveness of immune responses over an extended duration. Similarly, avidity-based interactions in autophagy are important at multiple stages throughout the pathway, and are likely key in the forward progression and self-organization of the process. </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t>Our findings, therefore, suggest that the concept of low-affinity/high avidity is an underappreciated but important aspect in regulating the initiation of biological pathways.</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r>
    </w:p>
    <w:p>
      <w:pPr>
        <w:pStyle w:val="Normal"/>
        <w:spacing w:lineRule="auto" w:line="360"/>
        <w:rPr>
          <w:rFonts w:ascii="Arial" w:hAnsi="Arial" w:cs="Arial"/>
          <w:b/>
          <w:bCs/>
          <w:color w:themeColor="text1" w:val="000000"/>
          <w:sz w:val="22"/>
          <w:szCs w:val="22"/>
          <w:lang w:val="en-US"/>
        </w:rPr>
      </w:pPr>
      <w:r>
        <w:rPr>
          <w:rFonts w:cs="Arial" w:ascii="Arial" w:hAnsi="Arial"/>
          <w:b/>
          <w:bCs/>
          <w:color w:themeColor="text1" w:val="000000"/>
          <w:sz w:val="22"/>
          <w:szCs w:val="22"/>
          <w:lang w:val="en-US"/>
        </w:rPr>
      </w:r>
      <w:r>
        <w:br w:type="page"/>
      </w:r>
    </w:p>
    <w:p>
      <w:pPr>
        <w:pStyle w:val="Normal"/>
        <w:spacing w:lineRule="auto" w:line="360" w:before="0" w:after="0"/>
        <w:jc w:val="both"/>
        <w:rPr>
          <w:rFonts w:ascii="Arial" w:hAnsi="Arial" w:cs="Arial"/>
          <w:b/>
          <w:bCs/>
          <w:color w:themeColor="text1" w:val="000000"/>
          <w:sz w:val="22"/>
          <w:szCs w:val="22"/>
          <w:lang w:val="en-US"/>
        </w:rPr>
      </w:pPr>
      <w:r>
        <w:rPr>
          <w:rFonts w:cs="Arial" w:ascii="Arial" w:hAnsi="Arial"/>
          <w:b/>
          <w:bCs/>
          <w:color w:themeColor="text1" w:val="000000"/>
          <w:sz w:val="22"/>
          <w:szCs w:val="22"/>
          <w:lang w:val="en-US"/>
        </w:rPr>
        <w:t xml:space="preserve">Acknowledgments: </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t>We thank Javier Lizarrondo from the Mechanisms of Cellular Quality Control Research Group, Anna Bieber, and Cristina Capitanio from the Department of Molecular Machines and Signaling at the Max Planck Institute of Biochemistry for advice on the correlation workflow, membrane segmentation, data collection and data processing. We thank all the members of the Central Electron Microscopy facility for support and advice. We further thank the members of the MPI Brain Research Imaging Facility for their support and Damla Tetiker for her help in developing the in house FRAP analysis pipeline. The Kraft laboratory has received funding from the Deutsche Forschungsgemeinschaft (DFG, German Research Foundation) Project-ID 450216812 to CK; Project ID 409673687 to CK; SFB 1381 (Project ID 403222702); SFB 1177 (Project ID 259130777); GRK 2606 (Project ID 423813989); under Germany's Excellence Strategy (CIBSS - EXC-2189- Project ID 390939984) from the European Research Council (ERC) under the European Union's Horizon 2020 research and innovation programme under grant agreement No 769065. The Wilfling laboratory acknowledges funding from the Max Planck Society, the Deutsche Forschungsgemeinschaft (DFG, German Research Foundation) SFB 1177 (Project ID 259130777) and by the European Union (ERC, IntrinsicReceptors, 101041982). Views and opinions expressed are however those of the author(s) only and do not necessarily reflect those of the European Union or the European Research Council Executive Agency. Neither the European Union nor the granting authority can be held responsible for them. The Kraft laboratory thanks the SGBM graduate school for supporting their students. Work included in this study has also been performed in partial fulfillment of the requirements for the doctoral thesis of ML, RB, JE, and CE at the University of Freiburg.</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r>
    </w:p>
    <w:p>
      <w:pPr>
        <w:pStyle w:val="Normal"/>
        <w:spacing w:lineRule="auto" w:line="360"/>
        <w:jc w:val="both"/>
        <w:rPr>
          <w:rFonts w:ascii="Arial" w:hAnsi="Arial" w:cs="Arial"/>
          <w:b/>
          <w:color w:themeColor="text1" w:val="000000"/>
          <w:sz w:val="22"/>
          <w:szCs w:val="22"/>
          <w:lang w:val="en-US"/>
        </w:rPr>
      </w:pPr>
      <w:r>
        <w:rPr>
          <w:rFonts w:cs="Arial" w:ascii="Arial" w:hAnsi="Arial"/>
          <w:b/>
          <w:color w:themeColor="text1" w:val="000000"/>
          <w:sz w:val="22"/>
          <w:szCs w:val="22"/>
          <w:lang w:val="en-US"/>
        </w:rPr>
        <w:t>Disclosure and competing interest statement</w:t>
      </w:r>
    </w:p>
    <w:p>
      <w:pPr>
        <w:pStyle w:val="Normal"/>
        <w:spacing w:lineRule="auto" w:line="360"/>
        <w:jc w:val="both"/>
        <w:rPr>
          <w:rFonts w:ascii="Arial" w:hAnsi="Arial" w:cs="Arial"/>
          <w:color w:themeColor="text1" w:val="000000"/>
          <w:sz w:val="22"/>
          <w:szCs w:val="22"/>
        </w:rPr>
      </w:pPr>
      <w:r>
        <w:rPr>
          <w:rFonts w:cs="Arial" w:ascii="Arial" w:hAnsi="Arial"/>
          <w:color w:themeColor="text1" w:val="000000"/>
          <w:sz w:val="22"/>
          <w:szCs w:val="22"/>
          <w:lang w:val="en-US"/>
        </w:rPr>
        <w:t>The authors declare no competing financial interests.</w:t>
      </w:r>
    </w:p>
    <w:p>
      <w:pPr>
        <w:pStyle w:val="Normal"/>
        <w:spacing w:lineRule="auto" w:line="360"/>
        <w:rPr>
          <w:rFonts w:ascii="Arial" w:hAnsi="Arial" w:cs="Arial"/>
          <w:color w:themeColor="text1" w:val="000000"/>
          <w:sz w:val="22"/>
          <w:szCs w:val="22"/>
          <w:lang w:val="en-US"/>
        </w:rPr>
      </w:pPr>
      <w:r>
        <w:rPr>
          <w:rFonts w:cs="Arial" w:ascii="Arial" w:hAnsi="Arial"/>
          <w:color w:themeColor="text1" w:val="000000"/>
          <w:sz w:val="22"/>
          <w:szCs w:val="22"/>
          <w:lang w:val="en-US"/>
        </w:rPr>
      </w:r>
      <w:r>
        <w:br w:type="page"/>
      </w:r>
    </w:p>
    <w:p>
      <w:pPr>
        <w:pStyle w:val="Normal"/>
        <w:spacing w:lineRule="auto" w:line="360" w:before="0" w:after="0"/>
        <w:jc w:val="both"/>
        <w:rPr>
          <w:rFonts w:ascii="Arial" w:hAnsi="Arial" w:cs="Arial"/>
          <w:b/>
          <w:bCs/>
          <w:sz w:val="22"/>
          <w:szCs w:val="22"/>
          <w:lang w:val="en-US"/>
        </w:rPr>
      </w:pPr>
      <w:r>
        <w:rPr>
          <w:rFonts w:cs="Arial" w:ascii="Arial" w:hAnsi="Arial"/>
          <w:b/>
          <w:bCs/>
          <w:sz w:val="22"/>
          <w:szCs w:val="22"/>
          <w:lang w:val="en-US"/>
        </w:rPr>
        <w:t>Methods</w:t>
      </w:r>
    </w:p>
    <w:p>
      <w:pPr>
        <w:pStyle w:val="Normal"/>
        <w:spacing w:lineRule="auto" w:line="360"/>
        <w:jc w:val="both"/>
        <w:rPr>
          <w:rFonts w:ascii="Arial" w:hAnsi="Arial" w:cs="Arial"/>
          <w:sz w:val="22"/>
          <w:szCs w:val="22"/>
          <w:lang w:val="en-US"/>
        </w:rPr>
      </w:pPr>
      <w:r>
        <w:rPr>
          <w:rFonts w:cs="Arial" w:ascii="Arial" w:hAnsi="Arial"/>
          <w:sz w:val="22"/>
          <w:szCs w:val="22"/>
          <w:lang w:val="en-US"/>
        </w:rPr>
      </w:r>
    </w:p>
    <w:p>
      <w:pPr>
        <w:pStyle w:val="Normal"/>
        <w:spacing w:lineRule="auto" w:line="360"/>
        <w:jc w:val="both"/>
        <w:rPr>
          <w:rFonts w:ascii="Arial" w:hAnsi="Arial" w:cs="Arial"/>
          <w:b/>
          <w:color w:themeColor="text1" w:val="000000"/>
          <w:sz w:val="22"/>
          <w:szCs w:val="22"/>
          <w:lang w:val="en-US"/>
        </w:rPr>
      </w:pPr>
      <w:r>
        <w:rPr>
          <w:rFonts w:cs="Arial" w:ascii="Arial" w:hAnsi="Arial"/>
          <w:b/>
          <w:color w:themeColor="text1" w:val="000000"/>
          <w:sz w:val="22"/>
          <w:szCs w:val="22"/>
          <w:lang w:val="en-US"/>
        </w:rPr>
        <w:t>Yeast strains and plasmids</w:t>
      </w:r>
    </w:p>
    <w:p>
      <w:pPr>
        <w:pStyle w:val="Normal"/>
        <w:spacing w:lineRule="auto" w:line="360"/>
        <w:jc w:val="both"/>
        <w:rPr>
          <w:rFonts w:ascii="Arial" w:hAnsi="Arial" w:cs="Arial"/>
          <w:sz w:val="22"/>
          <w:szCs w:val="22"/>
          <w:lang w:val="en-US"/>
        </w:rPr>
      </w:pPr>
      <w:r>
        <w:rPr>
          <w:rFonts w:cs="Arial" w:ascii="Arial" w:hAnsi="Arial"/>
          <w:bCs/>
          <w:color w:themeColor="text1" w:val="000000"/>
          <w:sz w:val="22"/>
          <w:szCs w:val="22"/>
          <w:lang w:val="en-US"/>
        </w:rPr>
        <w:t xml:space="preserve">Mammalian plasmids are listed in Table S1. Yeast, bacterial and insect cell expression plasmids are listed in Table S2. Yeast strains are listed in Table S3. Yeast genomic insertions and tagging were performed according to Janke et al. 2004 </w:t>
      </w:r>
      <w:r>
        <w:fldChar w:fldCharType="begin"/>
      </w:r>
      <w:r>
        <w:rPr>
          <w:sz w:val="22"/>
          <w:szCs w:val="22"/>
          <w:bCs/>
          <w:rFonts w:cs="Arial" w:ascii="Arial" w:hAnsi="Arial"/>
          <w:color w:themeColor="text1" w:val="000000"/>
          <w:lang w:val="en-US"/>
        </w:rPr>
        <w:instrText xml:space="preserve">ADDIN ZOTERO_ITEM CSL_CITATION {"citationID":"f7KFF4WS","properties":{"formattedCitation":"\\super 39\\nosupersub{}","plainCitation":"39","noteIndex":0},"citationItems":[{"id":"2sTJumgd/gO6sWNuW","uris":["http://zotero.org/users/local/pqnyHZtz/items/CFJ5VIBF"],"itemData":{"id":565,"type":"article-journal","abstract":"Tagging of genes by chromosomal integration of PCR amplified cassettes is a widely used and fast method to label proteins in vivo in the yeast Saccharomyces cerevisiae. This strategy directs the amplified tags to the desired chromosomal loci due to flanking homologous sequences provided by the PCR-primers, thus enabling the selective introduction of any sequence at any place of a gene, e.g. for the generation of C-terminal tagged genes or for the exchange of the promoter and N-terminal tagging of a gene. To make this method most powerful we constructed a series of 76 novel cassettes, containing a broad variety of C-terminal epitope tags as well as nine different promoter substitutions in combination with N-terminal tags. Furthermore, new selection markers have been introduced. The tags include the so far brightest and most yeast-optimized version of the red fluorescent protein, called RedStar2, as well as all other commonly used fluorescent proteins and tags used for the detection and purification of proteins and protein complexes. Using the provided cassettes for N- and C-terminal gene tagging or for deletion of any given gene, a set of only four primers is required, which makes this method very cost-effective and reproducible. This new toolbox should help to speed up the analysis of gene function in yeast, on the level of single genes, as well as in systematic approaches. Copyright © 2004 John Wiley &amp; Sons, Ltd.","container-title":"Yeast","DOI":"10.1002/yea.1142","ISSN":"1097-0061","issue":"11","language":"en","license":"Copyright © 2004 John Wiley &amp; Sons, Ltd.","note":"_eprint: https://onlinelibrary.wiley.com/doi/pdf/10.1002/yea.1142","page":"947-962","source":"Wiley Online Library","title":"A versatile toolbox for PCR-based tagging of yeast genes: new fluorescent proteins, more markers and promoter substitution cassettes","title-short":"A versatile toolbox for PCR-based tagging of yeast genes","volume":"21","author":[{"family":"Janke","given":"Carsten"},{"family":"Magiera","given":"Maria M."},{"family":"Rathfelder","given":"Nicole"},{"family":"Taxis","given":"Christof"},{"family":"Reber","given":"Simone"},{"family":"Maekawa","given":"Hiromi"},{"family":"Moreno-Borchart","given":"Alexandra"},{"family":"Doenges","given":"Georg"},{"family":"Schwob","given":"Etienne"},{"family":"Schiebel","given":"Elmar"},{"family":"Knop","given":"Michael"}],"issued":{"date-parts":[["2004"]]}}}],"schema":"https://github.com/citation-style-language/schema/raw/master/csl-citation.json"}</w:instrText>
      </w:r>
      <w:r>
        <w:rPr>
          <w:rFonts w:cs="Arial" w:ascii="Arial" w:hAnsi="Arial"/>
          <w:bCs/>
          <w:color w:themeColor="text1" w:val="000000"/>
          <w:sz w:val="22"/>
          <w:szCs w:val="22"/>
          <w:lang w:val="en-US"/>
        </w:rPr>
      </w:r>
      <w:r>
        <w:rPr>
          <w:sz w:val="22"/>
          <w:szCs w:val="22"/>
          <w:bCs/>
          <w:rFonts w:cs="Arial" w:ascii="Arial" w:hAnsi="Arial"/>
          <w:color w:themeColor="text1" w:val="000000"/>
          <w:lang w:val="en-US"/>
        </w:rPr>
        <w:fldChar w:fldCharType="separate"/>
      </w:r>
      <w:r>
        <w:rPr>
          <w:rFonts w:cs="Arial" w:ascii="Arial" w:hAnsi="Arial"/>
          <w:bCs/>
          <w:color w:themeColor="text1" w:val="000000"/>
          <w:sz w:val="22"/>
          <w:szCs w:val="22"/>
          <w:lang w:val="en-US"/>
        </w:rPr>
      </w:r>
      <w:r>
        <w:rPr>
          <w:rFonts w:cs="Arial" w:ascii="Arial" w:hAnsi="Arial"/>
          <w:color w:val="000000"/>
          <w:kern w:val="0"/>
          <w:sz w:val="22"/>
          <w:vertAlign w:val="superscript"/>
          <w:lang w:val="en-GB"/>
        </w:rPr>
        <w:t>39</w:t>
      </w:r>
      <w:r>
        <w:rPr>
          <w:rFonts w:cs="Arial" w:ascii="Arial" w:hAnsi="Arial"/>
          <w:bCs/>
          <w:color w:themeColor="text1" w:val="000000"/>
          <w:sz w:val="22"/>
          <w:szCs w:val="22"/>
          <w:lang w:val="en-US"/>
        </w:rPr>
      </w:r>
      <w:r>
        <w:rPr>
          <w:sz w:val="22"/>
          <w:szCs w:val="22"/>
          <w:bCs/>
          <w:rFonts w:cs="Arial" w:ascii="Arial" w:hAnsi="Arial"/>
          <w:color w:themeColor="text1" w:val="000000"/>
          <w:lang w:val="en-US"/>
        </w:rPr>
        <w:fldChar w:fldCharType="end"/>
      </w:r>
      <w:r>
        <w:rPr>
          <w:rFonts w:cs="Arial" w:ascii="Arial" w:hAnsi="Arial"/>
          <w:bCs/>
          <w:color w:themeColor="text1" w:val="000000"/>
          <w:sz w:val="22"/>
          <w:szCs w:val="22"/>
          <w:lang w:val="en-US"/>
        </w:rPr>
        <w:t xml:space="preserve">, and multiple deletions were generated by PCR knock-out and/or mating and dissection. GFP-Atg11-containing strains were generated by crossing with yTB283 </w:t>
      </w:r>
      <w:r>
        <w:fldChar w:fldCharType="begin"/>
      </w:r>
      <w:r>
        <w:rPr>
          <w:sz w:val="22"/>
          <w:szCs w:val="22"/>
          <w:bCs/>
          <w:rFonts w:cs="Arial" w:ascii="Arial" w:hAnsi="Arial"/>
          <w:color w:themeColor="text1" w:val="000000"/>
          <w:lang w:val="en-US"/>
        </w:rPr>
        <w:instrText xml:space="preserve">ADDIN ZOTERO_ITEM CSL_CITATION {"citationID":"Nlyej1as","properties":{"formattedCitation":"\\super 19\\nosupersub{}","plainCitation":"19","noteIndex":0},"citationItems":[{"id":58,"uris":["http://zotero.org/users/local/pqnyHZtz/items/NQKVDQFR"],"itemData":{"id":58,"type":"article-journal","abstract":"Autophagy is a potent cellular degradation pathway, and its activation needs to be tightly controlled. Cargo receptors mediate selectivity during autophagy by bringing cargo to the scaffold protein Atg11 and, in turn, to the autophagic machinery, including the central autophagy kinase Atg1. Here we show how selective autophagy is tightly regulated in space and time to prevent aberrant Atg1 kinase activation and autophagy induction. We established an induced bypass approach (iPass) that combines genetic deletion with chemically induced dimerization to evaluate the roles of Atg13 and cargo receptors in Atg1 kinase activation and selective autophagy progression. We show that Atg1 activation does not require cargo receptors, cargo-bound Atg11, or Atg13 per se. Rather, these proteins function in two independent pathways that converge to activate Atg1 at the vacuole. This pathway architecture underlies the spatiotemporal control of Atg1 kinase activity, thereby preventing inappropriate autophagosome formation.","container-title":"Molecular Cell","DOI":"10.1016/j.molcel.2016.09.008","ISSN":"10972765","issue":"2","journalAbbreviation":"Molecular Cell","language":"en","page":"221-235","source":"DOI.org (Crossref)","title":"Two Independent Pathways within Selective Autophagy Converge to Activate Atg1 Kinase at the Vacuole","volume":"64","author":[{"family":"Torggler","given":"Raffaela"},{"family":"Papinski","given":"Daniel"},{"family":"Brach","given":"Thorsten"},{"family":"Bas","given":"Levent"},{"family":"Schuschnig","given":"Martina"},{"family":"Pfaffenwimmer","given":"Thaddäus"},{"family":"Rohringer","given":"Sabrina"},{"family":"Matzhold","given":"Tamara"},{"family":"Schweida","given":"David"},{"family":"Brezovich","given":"Andrea"},{"family":"Kraft","given":"Claudine"}],"issued":{"date-parts":[["2016",10]]}}}],"schema":"https://github.com/citation-style-language/schema/raw/master/csl-citation.json"}</w:instrText>
      </w:r>
      <w:r>
        <w:rPr>
          <w:rFonts w:cs="Arial" w:ascii="Arial" w:hAnsi="Arial"/>
          <w:bCs/>
          <w:color w:themeColor="text1" w:val="000000"/>
          <w:sz w:val="22"/>
          <w:szCs w:val="22"/>
          <w:lang w:val="en-US"/>
        </w:rPr>
      </w:r>
      <w:r>
        <w:rPr>
          <w:sz w:val="22"/>
          <w:szCs w:val="22"/>
          <w:bCs/>
          <w:rFonts w:cs="Arial" w:ascii="Arial" w:hAnsi="Arial"/>
          <w:color w:themeColor="text1" w:val="000000"/>
          <w:lang w:val="en-US"/>
        </w:rPr>
        <w:fldChar w:fldCharType="separate"/>
      </w:r>
      <w:r>
        <w:rPr>
          <w:rFonts w:cs="Arial" w:ascii="Arial" w:hAnsi="Arial"/>
          <w:bCs/>
          <w:color w:themeColor="text1" w:val="000000"/>
          <w:sz w:val="22"/>
          <w:szCs w:val="22"/>
          <w:lang w:val="en-US"/>
        </w:rPr>
      </w:r>
      <w:r>
        <w:rPr>
          <w:rFonts w:cs="Arial" w:ascii="Arial" w:hAnsi="Arial"/>
          <w:color w:val="000000"/>
          <w:kern w:val="0"/>
          <w:sz w:val="22"/>
          <w:vertAlign w:val="superscript"/>
          <w:lang w:val="en-GB"/>
        </w:rPr>
        <w:t>19</w:t>
      </w:r>
      <w:r>
        <w:rPr>
          <w:rFonts w:cs="Arial" w:ascii="Arial" w:hAnsi="Arial"/>
          <w:bCs/>
          <w:color w:themeColor="text1" w:val="000000"/>
          <w:sz w:val="22"/>
          <w:szCs w:val="22"/>
          <w:lang w:val="en-US"/>
        </w:rPr>
      </w:r>
      <w:r>
        <w:rPr>
          <w:sz w:val="22"/>
          <w:szCs w:val="22"/>
          <w:bCs/>
          <w:rFonts w:cs="Arial" w:ascii="Arial" w:hAnsi="Arial"/>
          <w:color w:themeColor="text1" w:val="000000"/>
          <w:lang w:val="en-US"/>
        </w:rPr>
        <w:fldChar w:fldCharType="end"/>
      </w:r>
      <w:r>
        <w:rPr>
          <w:rFonts w:cs="Arial" w:ascii="Arial" w:hAnsi="Arial"/>
          <w:bCs/>
          <w:color w:themeColor="text1" w:val="000000"/>
          <w:sz w:val="22"/>
          <w:szCs w:val="22"/>
          <w:lang w:val="en-US"/>
        </w:rPr>
        <w:t xml:space="preserve">, and GFP-ATG8-containing strains were crossed with yTB281, which had been generated by seamless tagging </w:t>
      </w:r>
      <w:r>
        <w:fldChar w:fldCharType="begin"/>
      </w:r>
      <w:r>
        <w:rPr>
          <w:sz w:val="22"/>
          <w:szCs w:val="22"/>
          <w:bCs/>
          <w:rFonts w:cs="Arial" w:ascii="Arial" w:hAnsi="Arial"/>
          <w:color w:themeColor="text1" w:val="000000"/>
          <w:lang w:val="en-US"/>
        </w:rPr>
        <w:instrText xml:space="preserve">ADDIN ZOTERO_ITEM CSL_CITATION {"citationID":"S4Jjz5QI","properties":{"formattedCitation":"\\super 40\\nosupersub{}","plainCitation":"40","noteIndex":0},"citationItems":[{"id":567,"uris":["http://zotero.org/users/local/pqnyHZtz/items/UE6YZR6X"],"itemData":{"id":567,"type":"article-journal","abstract":"Gene tagging facilitates systematic genomic and proteomic analyses but chromosomal tagging typically disrupts gene regulatory sequences. Here we describe a seamless gene tagging approach that preserves endogenous gene regulation and is potentially applicable in any species with efficient DNA double-strand break repair by homologous recombination. We implement seamless tagging in Saccharomyces cerevisiae and demonstrate its application for protein tagging while preserving simultaneously upstream and downstream gene regulatory elements. Seamless tagging is compatible with high-throughput strain construction using synthetic genetic arrays (SGA), enables functional analysis of transcription antisense to open reading frames and should facilitate systematic and minimally-invasive analysis of gene functions.","container-title":"PLOS ONE","DOI":"10.1371/journal.pone.0023794","ISSN":"1932-6203","issue":"8","journalAbbreviation":"PLOS ONE","language":"en","note":"publisher: Public Library of Science","page":"e23794","source":"PLoS Journals","title":"Seamless Gene Tagging by Endonuclease-Driven Homologous Recombination","volume":"6","author":[{"family":"Khmelinskii","given":"Anton"},{"family":"Meurer","given":"Matthias"},{"family":"Duishoev","given":"Nurlanbek"},{"family":"Delhomme","given":"Nicolas"},{"family":"Knop","given":"Michael"}],"issued":{"date-parts":[["2011",8,22]]}}}],"schema":"https://github.com/citation-style-language/schema/raw/master/csl-citation.json"}</w:instrText>
      </w:r>
      <w:r>
        <w:rPr>
          <w:rFonts w:cs="Arial" w:ascii="Arial" w:hAnsi="Arial"/>
          <w:bCs/>
          <w:color w:themeColor="text1" w:val="000000"/>
          <w:sz w:val="22"/>
          <w:szCs w:val="22"/>
          <w:lang w:val="en-US"/>
        </w:rPr>
      </w:r>
      <w:r>
        <w:rPr>
          <w:sz w:val="22"/>
          <w:szCs w:val="22"/>
          <w:bCs/>
          <w:rFonts w:cs="Arial" w:ascii="Arial" w:hAnsi="Arial"/>
          <w:color w:themeColor="text1" w:val="000000"/>
          <w:lang w:val="en-US"/>
        </w:rPr>
        <w:fldChar w:fldCharType="separate"/>
      </w:r>
      <w:r>
        <w:rPr>
          <w:rFonts w:cs="Arial" w:ascii="Arial" w:hAnsi="Arial"/>
          <w:bCs/>
          <w:color w:themeColor="text1" w:val="000000"/>
          <w:sz w:val="22"/>
          <w:szCs w:val="22"/>
          <w:lang w:val="en-US"/>
        </w:rPr>
      </w:r>
      <w:r>
        <w:rPr>
          <w:rFonts w:cs="Arial" w:ascii="Arial" w:hAnsi="Arial"/>
          <w:color w:val="000000"/>
          <w:kern w:val="0"/>
          <w:sz w:val="22"/>
          <w:vertAlign w:val="superscript"/>
          <w:lang w:val="en-GB"/>
        </w:rPr>
        <w:t>40</w:t>
      </w:r>
      <w:r>
        <w:rPr>
          <w:rFonts w:cs="Arial" w:ascii="Arial" w:hAnsi="Arial"/>
          <w:bCs/>
          <w:color w:themeColor="text1" w:val="000000"/>
          <w:sz w:val="22"/>
          <w:szCs w:val="22"/>
          <w:lang w:val="en-US"/>
        </w:rPr>
      </w:r>
      <w:r>
        <w:rPr>
          <w:sz w:val="22"/>
          <w:szCs w:val="22"/>
          <w:bCs/>
          <w:rFonts w:cs="Arial" w:ascii="Arial" w:hAnsi="Arial"/>
          <w:color w:themeColor="text1" w:val="000000"/>
          <w:lang w:val="en-US"/>
        </w:rPr>
        <w:fldChar w:fldCharType="end"/>
      </w:r>
      <w:r>
        <w:rPr>
          <w:rFonts w:cs="Arial" w:ascii="Arial" w:hAnsi="Arial"/>
          <w:bCs/>
          <w:color w:themeColor="text1" w:val="000000"/>
          <w:sz w:val="22"/>
          <w:szCs w:val="22"/>
          <w:lang w:val="en-US"/>
        </w:rPr>
        <w:t xml:space="preserve">. </w:t>
      </w:r>
    </w:p>
    <w:p>
      <w:pPr>
        <w:pStyle w:val="Normal"/>
        <w:spacing w:lineRule="auto" w:line="360"/>
        <w:jc w:val="both"/>
        <w:rPr>
          <w:rFonts w:ascii="Arial" w:hAnsi="Arial" w:cs="Arial"/>
          <w:bCs/>
          <w:color w:themeColor="text1" w:val="000000"/>
          <w:sz w:val="22"/>
          <w:szCs w:val="22"/>
          <w:lang w:val="en-US"/>
        </w:rPr>
      </w:pPr>
      <w:r>
        <w:rPr>
          <w:rFonts w:cs="Arial" w:ascii="Arial" w:hAnsi="Arial"/>
          <w:bCs/>
          <w:color w:themeColor="text1" w:val="000000"/>
          <w:sz w:val="22"/>
          <w:szCs w:val="22"/>
          <w:lang w:val="en-US"/>
        </w:rPr>
      </w:r>
    </w:p>
    <w:p>
      <w:pPr>
        <w:pStyle w:val="NoSpacing"/>
        <w:spacing w:lineRule="auto" w:line="360" w:before="0" w:after="0"/>
        <w:contextualSpacing/>
        <w:jc w:val="both"/>
        <w:rPr>
          <w:rFonts w:cs="Arial"/>
          <w:b/>
          <w:sz w:val="22"/>
          <w:szCs w:val="22"/>
          <w:lang w:val="en-US"/>
        </w:rPr>
      </w:pPr>
      <w:r>
        <w:rPr>
          <w:rFonts w:cs="Arial"/>
          <w:b/>
          <w:sz w:val="22"/>
          <w:szCs w:val="22"/>
          <w:lang w:val="en-US"/>
        </w:rPr>
        <w:t>Growth conditions</w:t>
      </w:r>
    </w:p>
    <w:p>
      <w:pPr>
        <w:pStyle w:val="NoSpacing"/>
        <w:spacing w:lineRule="auto" w:line="360" w:before="0" w:after="0"/>
        <w:contextualSpacing/>
        <w:jc w:val="both"/>
        <w:rPr>
          <w:rFonts w:cs="Arial"/>
          <w:b/>
          <w:sz w:val="22"/>
          <w:szCs w:val="22"/>
          <w:lang w:val="en-US"/>
        </w:rPr>
      </w:pPr>
      <w:r>
        <w:rPr>
          <w:rFonts w:cs="Arial"/>
          <w:sz w:val="22"/>
          <w:szCs w:val="22"/>
          <w:lang w:val="en-US"/>
        </w:rPr>
        <w:t>Yeast cells were grown in a synthetic medium containing glucose (SD, 0.17% yeast nitrogen base, 0.5% ammonium sulfate, 2% glucose, and amino acids as required), or lactate medium (Slac, 0.17% yeast nitrogen base, 0.5% ammonium sulfate, 2% lactic acid, 0.1% glucose, and amino acids as required), or rich medium (YPD, 1% yeast extract, 2% peptone, and 2% glucose), to mid-log phase. To induce bulk autophagy, cells were washed and resuspended in a nitrogen starvation medium (SD-N: 0.17% yeast nitrogen base without amino acids, 2% glucose) or treated with 220 nM (Figure 4C</w:t>
      </w:r>
      <w:r>
        <w:rPr>
          <w:rFonts w:cs="Arial"/>
          <w:color w:themeColor="text1" w:val="000000"/>
          <w:sz w:val="22"/>
          <w:szCs w:val="22"/>
          <w:lang w:val="en-US"/>
        </w:rPr>
        <w:t xml:space="preserve">) or 100 nM (Figure 1B and Figure S1A and S1B) </w:t>
      </w:r>
      <w:r>
        <w:rPr>
          <w:rFonts w:cs="Arial"/>
          <w:sz w:val="22"/>
          <w:szCs w:val="22"/>
          <w:lang w:val="en-US"/>
        </w:rPr>
        <w:t xml:space="preserve">rapamycin. Yeast liquid cultures were incubated with shaking at 200 or 220 rpm at 30°C. </w:t>
      </w:r>
    </w:p>
    <w:p>
      <w:pPr>
        <w:pStyle w:val="NoSpacing"/>
        <w:spacing w:lineRule="auto" w:line="360" w:before="0" w:after="0"/>
        <w:contextualSpacing/>
        <w:jc w:val="both"/>
        <w:rPr>
          <w:rFonts w:cs="Arial"/>
          <w:sz w:val="22"/>
          <w:szCs w:val="22"/>
          <w:lang w:val="en-US"/>
        </w:rPr>
      </w:pPr>
      <w:r>
        <w:rPr>
          <w:rFonts w:cs="Arial"/>
          <w:sz w:val="22"/>
          <w:szCs w:val="22"/>
          <w:lang w:val="en-US"/>
        </w:rPr>
      </w:r>
    </w:p>
    <w:p>
      <w:pPr>
        <w:pStyle w:val="Normal"/>
        <w:spacing w:lineRule="auto" w:line="360"/>
        <w:jc w:val="both"/>
        <w:rPr>
          <w:rFonts w:ascii="Arial" w:hAnsi="Arial" w:cs="Arial"/>
          <w:b/>
          <w:sz w:val="22"/>
          <w:szCs w:val="22"/>
          <w:lang w:val="en-US"/>
        </w:rPr>
      </w:pPr>
      <w:r>
        <w:rPr>
          <w:rFonts w:cs="Arial" w:ascii="Arial" w:hAnsi="Arial"/>
          <w:b/>
          <w:sz w:val="22"/>
          <w:szCs w:val="22"/>
          <w:lang w:val="en-US"/>
        </w:rPr>
        <w:t>Antibodies</w:t>
      </w:r>
    </w:p>
    <w:p>
      <w:pPr>
        <w:pStyle w:val="Normal"/>
        <w:spacing w:lineRule="auto" w:line="360"/>
        <w:jc w:val="both"/>
        <w:rPr>
          <w:rFonts w:ascii="Arial" w:hAnsi="Arial" w:cs="Arial"/>
          <w:b/>
          <w:sz w:val="22"/>
          <w:szCs w:val="22"/>
          <w:lang w:val="en-US"/>
        </w:rPr>
      </w:pPr>
      <w:r>
        <w:rPr>
          <w:rFonts w:cs="Arial" w:ascii="Arial" w:hAnsi="Arial"/>
          <w:sz w:val="22"/>
          <w:szCs w:val="22"/>
          <w:lang w:val="en-US"/>
        </w:rPr>
        <w:t xml:space="preserve">The following antibodies were used in this study: mouse monoclonal anti-GFP (1:100; 2B6, Merck), mouse monoclonal anti-GFP (1:5000; 7.1 and 13.1, Roche), IRDye 800CW Goat anti-Mouse (1:1000, 926-32210, Licor), anti-Pgk1 (1:1'10000, 22C5D8, Invitrogen). </w:t>
      </w:r>
    </w:p>
    <w:p>
      <w:pPr>
        <w:pStyle w:val="Normal"/>
        <w:spacing w:lineRule="auto" w:line="360"/>
        <w:jc w:val="both"/>
        <w:rPr>
          <w:rFonts w:ascii="Arial" w:hAnsi="Arial" w:cs="Arial"/>
          <w:sz w:val="22"/>
          <w:szCs w:val="22"/>
          <w:lang w:val="en-US"/>
        </w:rPr>
      </w:pPr>
      <w:r>
        <w:rPr>
          <w:rFonts w:cs="Arial" w:ascii="Arial" w:hAnsi="Arial"/>
          <w:sz w:val="22"/>
          <w:szCs w:val="22"/>
          <w:lang w:val="en-US"/>
        </w:rPr>
      </w:r>
    </w:p>
    <w:p>
      <w:pPr>
        <w:pStyle w:val="Normal"/>
        <w:spacing w:lineRule="auto" w:line="360"/>
        <w:jc w:val="both"/>
        <w:rPr>
          <w:rFonts w:ascii="Arial" w:hAnsi="Arial" w:cs="Arial"/>
          <w:b/>
          <w:sz w:val="22"/>
          <w:szCs w:val="22"/>
          <w:lang w:val="en-US"/>
        </w:rPr>
      </w:pPr>
      <w:r>
        <w:rPr>
          <w:rFonts w:cs="Arial" w:ascii="Arial" w:hAnsi="Arial"/>
          <w:b/>
          <w:sz w:val="22"/>
          <w:szCs w:val="22"/>
          <w:lang w:val="en-US"/>
        </w:rPr>
        <w:t xml:space="preserve">Standard biochemical assays </w:t>
      </w:r>
    </w:p>
    <w:p>
      <w:pPr>
        <w:pStyle w:val="Normal"/>
        <w:spacing w:lineRule="auto" w:line="360"/>
        <w:jc w:val="both"/>
        <w:rPr>
          <w:rFonts w:ascii="Arial" w:hAnsi="Arial" w:cs="Arial"/>
          <w:sz w:val="22"/>
          <w:szCs w:val="22"/>
          <w:lang w:val="en-US"/>
        </w:rPr>
      </w:pPr>
      <w:r>
        <w:rPr>
          <w:rFonts w:cs="Arial" w:ascii="Arial" w:hAnsi="Arial"/>
          <w:color w:val="121313"/>
          <w:sz w:val="22"/>
          <w:szCs w:val="22"/>
          <w:shd w:fill="FFFFFF" w:val="clear"/>
          <w:lang w:val="en-US"/>
        </w:rPr>
        <w:t xml:space="preserve">Yeast cell cultures were either precipitated with 7% trichloroacetic acid (TCA) for 30 min on ice or overnight at -20°C </w:t>
      </w:r>
      <w:r>
        <w:rPr>
          <w:rFonts w:cs="Arial" w:ascii="Arial" w:hAnsi="Arial"/>
          <w:sz w:val="22"/>
          <w:szCs w:val="22"/>
          <w:lang w:val="en-US"/>
        </w:rPr>
        <w:t>or with 10% TCA for 20 min on ice</w:t>
      </w:r>
      <w:r>
        <w:rPr>
          <w:rFonts w:cs="Arial" w:ascii="Arial" w:hAnsi="Arial"/>
          <w:color w:val="121313"/>
          <w:sz w:val="22"/>
          <w:szCs w:val="22"/>
          <w:shd w:fill="FFFFFF" w:val="clear"/>
          <w:lang w:val="en-US"/>
        </w:rPr>
        <w:t>. Precipitated proteins were either pelleted at 16,000 x g for 15 min at 4°C, washed with 1 ml acetone, air-dried, resuspended in urea loading buffer (120 mM Tris-HCl pH 6.8, 5% glycerol, 8 M urea, 143 mM β-mercaptoethanol, 8% SDS), boiled and analyzed by SDS-PAGE</w:t>
      </w:r>
      <w:r>
        <w:rPr>
          <w:rFonts w:cs="Arial" w:ascii="Arial" w:hAnsi="Arial"/>
          <w:sz w:val="22"/>
          <w:szCs w:val="22"/>
          <w:lang w:val="en-US"/>
        </w:rPr>
        <w:t>, or at 15,000 x g for 3 min at 4°C, washed twice with 1 ml ice-cold acetone, air-dried, resuspended in MURB buffer (50 mM Na</w:t>
      </w:r>
      <w:r>
        <w:rPr>
          <w:rFonts w:cs="Arial" w:ascii="Arial" w:hAnsi="Arial"/>
          <w:sz w:val="22"/>
          <w:szCs w:val="22"/>
          <w:vertAlign w:val="subscript"/>
          <w:lang w:val="en-US"/>
        </w:rPr>
        <w:t>2</w:t>
      </w:r>
      <w:r>
        <w:rPr>
          <w:rFonts w:cs="Arial" w:ascii="Arial" w:hAnsi="Arial"/>
          <w:sz w:val="22"/>
          <w:szCs w:val="22"/>
          <w:lang w:val="en-US"/>
        </w:rPr>
        <w:t>HPO</w:t>
      </w:r>
      <w:r>
        <w:rPr>
          <w:rFonts w:cs="Arial" w:ascii="Arial" w:hAnsi="Arial"/>
          <w:sz w:val="22"/>
          <w:szCs w:val="22"/>
          <w:vertAlign w:val="subscript"/>
          <w:lang w:val="en-US"/>
        </w:rPr>
        <w:t>4</w:t>
      </w:r>
      <w:r>
        <w:rPr>
          <w:rFonts w:cs="Arial" w:ascii="Arial" w:hAnsi="Arial"/>
          <w:sz w:val="22"/>
          <w:szCs w:val="22"/>
          <w:lang w:val="en-US"/>
        </w:rPr>
        <w:t>, 25 mM 2-[N-morpholino]ethanesulfonic acid (MES), pH 7.0, 1% SDS, 3 M urea, 0.5% 2-mercaptoethanol, 1 mM NaN</w:t>
      </w:r>
      <w:r>
        <w:rPr>
          <w:rFonts w:cs="Arial" w:ascii="Arial" w:hAnsi="Arial"/>
          <w:sz w:val="22"/>
          <w:szCs w:val="22"/>
          <w:vertAlign w:val="subscript"/>
          <w:lang w:val="en-US"/>
        </w:rPr>
        <w:t>3</w:t>
      </w:r>
      <w:r>
        <w:rPr>
          <w:rFonts w:cs="Arial" w:ascii="Arial" w:hAnsi="Arial"/>
          <w:sz w:val="22"/>
          <w:szCs w:val="22"/>
          <w:lang w:val="en-US"/>
        </w:rPr>
        <w:t xml:space="preserve">, and 0.05% bromophenol blue), vortexed for 5 min with acid-washed glass beads and boiled </w:t>
      </w:r>
      <w:r>
        <w:fldChar w:fldCharType="begin"/>
      </w:r>
      <w:r>
        <w:rPr>
          <w:sz w:val="22"/>
          <w:szCs w:val="22"/>
          <w:rFonts w:cs="Arial" w:ascii="Arial" w:hAnsi="Arial"/>
          <w:lang w:val="en-US"/>
        </w:rPr>
        <w:instrText xml:space="preserve">ADDIN ZOTERO_ITEM CSL_CITATION {"citationID":"xTY0mykQ","properties":{"formattedCitation":"\\super 42\\nosupersub{}","plainCitation":"42","noteIndex":0},"citationItems":[{"id":571,"uris":["http://zotero.org/users/local/pqnyHZtz/items/V34BI8X8"],"itemData":{"id":571,"type":"chapter","abstract":"An increasing number of reports have elucidated the importance of macroautophagy in cell physiology and pathology. Macroautophagy occurs at a basal level and participates in the turnover of cytoplasmic constituents including long‐lived proteins to maintain cellular homeostasis, but it also serves as an adaptive response to protect cells from various intra‐ or extracellular stresses. In addition, macroautophagy plays a role in development and aging and acts to protect against cancer, microbial invasion, and neurodegeneration. The machinery involved in carrying out this process, the autophagy‐related (Atg) proteins were identified and characterized in various fungal systems, in particular because of the powerful tools available for genetic manipulation and the relative abundance of good biochemical assays in these model organisms. The analysis of these Atg proteins has allowed us to begin to understand the molecular mechanism of this process. Furthermore, many of the autophagy genes are functionally conserved in higher eukaryotes, including mammals, allowing the findings in fungi to be applied to other systems. Here, we discuss three biochemical methods to measure autophagy‐related activities and to examine individual steps of the corresponding process. These methods rely on the detection of different modification states of certain marker proteins. Processing of the precursor form of the resident vacuolar hydrolase aminopeptidase I (Ape1) is applicable to fungi, whereas cleavage of the GFP‐Atg8 and Pex14‐GFP chimeras can be used in a wide array of systems.","collection-title":"Autophagy: Lower Eukaryotes and Non-Mammalian Systems, Part A","container-title":"Methods in Enzymology","note":"DOI: 10.1016/S0076-6879(08)03201-1","page":"1-26","publisher":"Academic Press","source":"ScienceDirect","title":"Chapter 1 Biochemical Methods to Monitor Autophagy‐Related Processes in Yeast","URL":"https://www.sciencedirect.com/science/article/pii/S0076687908032011","volume":"451","author":[{"family":"Cheong","given":"Heesun"},{"family":"Klionsky","given":"Daniel J."}],"accessed":{"date-parts":[["2024",1,1]]},"issued":{"date-parts":[["2008",1,1]]}}}],"schema":"https://github.com/citation-style-language/schema/raw/master/csl-citation.json"}</w:instrText>
      </w:r>
      <w:r>
        <w:rPr>
          <w:rFonts w:cs="Arial" w:ascii="Arial" w:hAnsi="Arial"/>
          <w:sz w:val="22"/>
          <w:szCs w:val="22"/>
          <w:lang w:val="en-US"/>
        </w:rPr>
      </w:r>
      <w:r>
        <w:rPr>
          <w:sz w:val="22"/>
          <w:szCs w:val="22"/>
          <w:rFonts w:cs="Arial" w:ascii="Arial" w:hAnsi="Arial"/>
          <w:lang w:val="en-US"/>
        </w:rPr>
        <w:fldChar w:fldCharType="separate"/>
      </w:r>
      <w:r>
        <w:rPr>
          <w:rFonts w:cs="Arial" w:ascii="Arial" w:hAnsi="Arial"/>
          <w:sz w:val="22"/>
          <w:szCs w:val="22"/>
          <w:lang w:val="en-US"/>
        </w:rPr>
      </w:r>
      <w:r>
        <w:rPr>
          <w:rFonts w:cs="Arial" w:ascii="Arial" w:hAnsi="Arial"/>
          <w:kern w:val="0"/>
          <w:sz w:val="22"/>
          <w:vertAlign w:val="superscript"/>
          <w:lang w:val="en-GB"/>
        </w:rPr>
        <w:t>42</w:t>
      </w:r>
      <w:r>
        <w:rPr>
          <w:rFonts w:cs="Arial" w:ascii="Arial" w:hAnsi="Arial"/>
          <w:sz w:val="22"/>
          <w:szCs w:val="22"/>
          <w:lang w:val="en-US"/>
        </w:rPr>
      </w:r>
      <w:r>
        <w:rPr>
          <w:sz w:val="22"/>
          <w:szCs w:val="22"/>
          <w:rFonts w:cs="Arial" w:ascii="Arial" w:hAnsi="Arial"/>
          <w:lang w:val="en-US"/>
        </w:rPr>
        <w:fldChar w:fldCharType="end"/>
      </w:r>
      <w:r>
        <w:rPr>
          <w:rFonts w:cs="Arial" w:ascii="Arial" w:hAnsi="Arial"/>
          <w:bCs/>
          <w:iCs/>
          <w:sz w:val="22"/>
          <w:szCs w:val="22"/>
          <w:lang w:val="en-US"/>
        </w:rPr>
        <w:t>. Samples were loaded on 4-</w:t>
      </w:r>
      <w:r>
        <w:rPr>
          <w:rFonts w:cs="Arial" w:ascii="Arial" w:hAnsi="Arial"/>
          <w:sz w:val="22"/>
          <w:szCs w:val="22"/>
          <w:lang w:val="en-US"/>
        </w:rPr>
        <w:t xml:space="preserve">12% NuPAGE-SDS gels (Invitrogen), transferred to PVDF membranes and analyzed by western blotting. </w:t>
      </w:r>
    </w:p>
    <w:p>
      <w:pPr>
        <w:pStyle w:val="Normal"/>
        <w:spacing w:lineRule="auto" w:line="360"/>
        <w:jc w:val="both"/>
        <w:rPr>
          <w:rFonts w:ascii="Arial" w:hAnsi="Arial" w:cs="Arial"/>
          <w:sz w:val="22"/>
          <w:szCs w:val="22"/>
          <w:lang w:val="en-US"/>
        </w:rPr>
      </w:pPr>
      <w:r>
        <w:rPr>
          <w:rFonts w:cs="Arial" w:ascii="Arial" w:hAnsi="Arial"/>
          <w:sz w:val="22"/>
          <w:szCs w:val="22"/>
          <w:lang w:val="en-US"/>
        </w:rPr>
      </w:r>
    </w:p>
    <w:p>
      <w:pPr>
        <w:pStyle w:val="NormalWeb"/>
        <w:spacing w:lineRule="auto" w:line="360" w:beforeAutospacing="0" w:before="0" w:afterAutospacing="0" w:after="0"/>
        <w:jc w:val="both"/>
        <w:rPr>
          <w:rFonts w:ascii="Arial" w:hAnsi="Arial" w:cs="Arial"/>
          <w:b/>
          <w:bCs/>
          <w:sz w:val="22"/>
          <w:szCs w:val="22"/>
          <w:lang w:val="en-US"/>
        </w:rPr>
      </w:pPr>
      <w:r>
        <w:rPr>
          <w:rFonts w:cs="Arial" w:ascii="Arial" w:hAnsi="Arial"/>
          <w:b/>
          <w:bCs/>
          <w:sz w:val="22"/>
          <w:szCs w:val="22"/>
          <w:lang w:val="en-US"/>
        </w:rPr>
        <w:t>Tethering</w:t>
      </w:r>
    </w:p>
    <w:p>
      <w:pPr>
        <w:pStyle w:val="NormalWeb"/>
        <w:spacing w:lineRule="auto" w:line="360" w:beforeAutospacing="0" w:before="0" w:afterAutospacing="0" w:after="0"/>
        <w:rPr>
          <w:rFonts w:ascii="Arial" w:hAnsi="Arial" w:cs="Arial"/>
          <w:sz w:val="22"/>
          <w:szCs w:val="22"/>
          <w:lang w:val="en-US"/>
        </w:rPr>
      </w:pPr>
      <w:r>
        <w:rPr>
          <w:rFonts w:cs="Arial" w:ascii="Arial" w:hAnsi="Arial"/>
          <w:sz w:val="22"/>
          <w:szCs w:val="22"/>
          <w:lang w:val="en-US"/>
        </w:rPr>
        <w:t xml:space="preserve">Tethering in exponentially grown cells was induced by the addition of 3 µM FK506 (LC Laboratories) for 1 h. </w:t>
      </w:r>
    </w:p>
    <w:p>
      <w:pPr>
        <w:pStyle w:val="NormalWeb"/>
        <w:spacing w:lineRule="auto" w:line="360" w:beforeAutospacing="0" w:before="0" w:afterAutospacing="0" w:after="0"/>
        <w:jc w:val="both"/>
        <w:rPr>
          <w:rFonts w:ascii="Arial" w:hAnsi="Arial" w:cs="Arial"/>
          <w:b/>
          <w:bCs/>
          <w:sz w:val="22"/>
          <w:szCs w:val="22"/>
          <w:lang w:val="en-US"/>
        </w:rPr>
      </w:pPr>
      <w:r>
        <w:rPr>
          <w:rFonts w:cs="Arial" w:ascii="Arial" w:hAnsi="Arial"/>
          <w:b/>
          <w:bCs/>
          <w:sz w:val="22"/>
          <w:szCs w:val="22"/>
          <w:lang w:val="en-US"/>
        </w:rPr>
      </w:r>
    </w:p>
    <w:p>
      <w:pPr>
        <w:pStyle w:val="NormalWeb"/>
        <w:spacing w:lineRule="auto" w:line="360" w:beforeAutospacing="0" w:before="0" w:afterAutospacing="0" w:after="0"/>
        <w:jc w:val="both"/>
        <w:rPr>
          <w:rFonts w:ascii="Arial" w:hAnsi="Arial" w:cs="Arial"/>
          <w:b/>
          <w:bCs/>
          <w:sz w:val="22"/>
          <w:szCs w:val="22"/>
          <w:lang w:val="en-US"/>
        </w:rPr>
      </w:pPr>
      <w:r>
        <w:rPr>
          <w:rFonts w:cs="Arial" w:ascii="Arial" w:hAnsi="Arial"/>
          <w:b/>
          <w:bCs/>
          <w:sz w:val="22"/>
          <w:szCs w:val="22"/>
          <w:lang w:val="en-US"/>
        </w:rPr>
        <w:t>Expression of Ape1 for clustering analysis by live microscopy</w:t>
      </w:r>
    </w:p>
    <w:p>
      <w:pPr>
        <w:pStyle w:val="NormalWeb"/>
        <w:spacing w:lineRule="auto" w:line="360" w:beforeAutospacing="0" w:before="0" w:afterAutospacing="0" w:after="0"/>
        <w:jc w:val="both"/>
        <w:rPr>
          <w:rFonts w:ascii="Arial" w:hAnsi="Arial" w:cs="Arial"/>
          <w:sz w:val="22"/>
          <w:szCs w:val="22"/>
          <w:lang w:val="en-US"/>
        </w:rPr>
      </w:pPr>
      <w:r>
        <w:rPr>
          <w:rFonts w:cs="Arial" w:ascii="Arial" w:hAnsi="Arial"/>
          <w:sz w:val="22"/>
          <w:szCs w:val="22"/>
          <w:lang w:val="en-US"/>
        </w:rPr>
        <w:t>Yeast cells were transformed with a plasmid containing GFP-Ape1 or BFP-Ape1 expressed under its endogenous promoter and a second copy of Ape1 under the copper-inducible CUP1 promoter. Cells were grown in a synthetic medium containing glucose (SD, 0.17% yeast nitrogen base, 0.5% ammonium sulfate, 2% glucose, and amino acids as required) to mid-log phase. Expression of Ape1 was induced by the addition of 50 µM CuSO</w:t>
      </w:r>
      <w:r>
        <w:rPr>
          <w:rFonts w:cs="Arial" w:ascii="Arial" w:hAnsi="Arial"/>
          <w:sz w:val="22"/>
          <w:szCs w:val="22"/>
          <w:vertAlign w:val="subscript"/>
          <w:lang w:val="en-US"/>
        </w:rPr>
        <w:t xml:space="preserve">4 </w:t>
      </w:r>
      <w:r>
        <w:rPr>
          <w:rFonts w:cs="Arial" w:ascii="Arial" w:hAnsi="Arial"/>
          <w:sz w:val="22"/>
          <w:szCs w:val="22"/>
          <w:lang w:val="en-US"/>
        </w:rPr>
        <w:t xml:space="preserve">overnight. This mild overexpression of Ape1 results in intermediate-sized Ape1 particles that are still degraded by autophagy (Figure 4E, Figure S4D). </w:t>
      </w:r>
      <w:r>
        <w:rPr>
          <w:rFonts w:cs="Arial" w:ascii="Arial" w:hAnsi="Arial"/>
          <w:color w:val="121212"/>
          <w:sz w:val="22"/>
          <w:szCs w:val="22"/>
          <w:lang w:val="en-US"/>
        </w:rPr>
        <w:t xml:space="preserve">The degree of clustering for GFP-tagged proteins was </w:t>
      </w:r>
      <w:r>
        <w:rPr>
          <w:rFonts w:cs="Arial" w:ascii="Arial" w:hAnsi="Arial"/>
          <w:color w:themeColor="text1" w:val="000000"/>
          <w:sz w:val="22"/>
          <w:szCs w:val="22"/>
          <w:shd w:fill="FFFFFF" w:val="clear"/>
          <w:lang w:val="en-US"/>
        </w:rPr>
        <w:t xml:space="preserve">measured by the coefficient of variance of the fluorescence intensity around the cargo (standard deviation divided by the mean GFP intensity). </w:t>
      </w:r>
    </w:p>
    <w:p>
      <w:pPr>
        <w:pStyle w:val="Normal"/>
        <w:spacing w:lineRule="auto" w:line="360"/>
        <w:jc w:val="both"/>
        <w:rPr>
          <w:rFonts w:ascii="Arial" w:hAnsi="Arial" w:cs="Arial"/>
          <w:i/>
          <w:i/>
          <w:color w:themeColor="text1" w:val="000000"/>
          <w:sz w:val="22"/>
          <w:szCs w:val="22"/>
          <w:u w:val="single"/>
          <w:lang w:val="en-US"/>
        </w:rPr>
      </w:pPr>
      <w:r>
        <w:rPr>
          <w:rFonts w:cs="Arial" w:ascii="Arial" w:hAnsi="Arial"/>
          <w:i/>
          <w:color w:themeColor="text1" w:val="000000"/>
          <w:sz w:val="22"/>
          <w:szCs w:val="22"/>
          <w:u w:val="single"/>
          <w:lang w:val="en-US"/>
        </w:rPr>
      </w:r>
    </w:p>
    <w:p>
      <w:pPr>
        <w:pStyle w:val="Normal"/>
        <w:spacing w:lineRule="auto" w:line="360"/>
        <w:jc w:val="both"/>
        <w:rPr>
          <w:rFonts w:ascii="Arial" w:hAnsi="Arial" w:cs="Arial"/>
          <w:b/>
          <w:bCs/>
          <w:color w:val="121212"/>
          <w:sz w:val="22"/>
          <w:szCs w:val="22"/>
          <w:lang w:val="en-US"/>
        </w:rPr>
      </w:pPr>
      <w:r>
        <w:rPr>
          <w:rFonts w:cs="Arial" w:ascii="Arial" w:hAnsi="Arial"/>
          <w:b/>
          <w:bCs/>
          <w:color w:val="121212"/>
          <w:sz w:val="22"/>
          <w:szCs w:val="22"/>
          <w:lang w:val="en-US"/>
        </w:rPr>
        <w:t>Mitochondria staining and mitophagy induction in yeast</w:t>
      </w:r>
    </w:p>
    <w:p>
      <w:pPr>
        <w:pStyle w:val="Normal"/>
        <w:spacing w:lineRule="auto" w:line="360"/>
        <w:jc w:val="both"/>
        <w:rPr>
          <w:rFonts w:ascii="Arial" w:hAnsi="Arial" w:cs="Arial"/>
          <w:sz w:val="22"/>
          <w:szCs w:val="22"/>
          <w:lang w:val="en-US"/>
        </w:rPr>
      </w:pPr>
      <w:r>
        <w:rPr>
          <w:rFonts w:cs="Arial" w:ascii="Arial" w:hAnsi="Arial"/>
          <w:sz w:val="22"/>
          <w:szCs w:val="22"/>
          <w:lang w:val="en-US"/>
        </w:rPr>
        <w:t>Exponentially growing cells were stained with MitroTracker</w:t>
      </w:r>
      <w:r>
        <w:rPr>
          <w:rFonts w:eastAsia="Symbol" w:cs="Symbol" w:ascii="Symbol" w:hAnsi="Symbol"/>
          <w:sz w:val="22"/>
          <w:szCs w:val="22"/>
          <w:lang w:val="en-US"/>
        </w:rPr>
        <w:sym w:font="Symbol" w:char="f0d4"/>
      </w:r>
      <w:r>
        <w:rPr>
          <w:rFonts w:cs="Arial" w:ascii="Arial" w:hAnsi="Arial"/>
          <w:sz w:val="22"/>
          <w:szCs w:val="22"/>
          <w:lang w:val="en-US"/>
        </w:rPr>
        <w:t xml:space="preserve">Red (Invitrogen) for 30 min at 30ºC. Cells were washed 1x with synthetic medium containing glucose and incubated for an additional 15 min at 30ºC. To induce mitophagy, stained cells were washed and resuspended in a nitrogen starvation medium (SD-N: 0.17% yeast nitrogen base without amino acids, 2% glucose). Yeast cultures were incubated with shaking at 220 rpm at 30°C for 3 h. </w:t>
      </w:r>
    </w:p>
    <w:p>
      <w:pPr>
        <w:pStyle w:val="Normal"/>
        <w:spacing w:lineRule="auto" w:line="360"/>
        <w:jc w:val="both"/>
        <w:rPr>
          <w:rFonts w:ascii="Arial" w:hAnsi="Arial" w:cs="Arial"/>
          <w:b/>
          <w:bCs/>
          <w:color w:val="121212"/>
          <w:sz w:val="22"/>
          <w:szCs w:val="22"/>
          <w:lang w:val="en-US"/>
        </w:rPr>
      </w:pPr>
      <w:r>
        <w:rPr>
          <w:rFonts w:cs="Arial" w:ascii="Arial" w:hAnsi="Arial"/>
          <w:b/>
          <w:bCs/>
          <w:color w:val="121212"/>
          <w:sz w:val="22"/>
          <w:szCs w:val="22"/>
          <w:lang w:val="en-US"/>
        </w:rPr>
      </w:r>
    </w:p>
    <w:p>
      <w:pPr>
        <w:pStyle w:val="Normal"/>
        <w:spacing w:lineRule="auto" w:line="360"/>
        <w:jc w:val="both"/>
        <w:rPr>
          <w:rFonts w:ascii="Arial" w:hAnsi="Arial" w:cs="Arial"/>
          <w:b/>
          <w:bCs/>
          <w:color w:val="121212"/>
          <w:sz w:val="22"/>
          <w:szCs w:val="22"/>
          <w:lang w:val="en-US"/>
        </w:rPr>
      </w:pPr>
      <w:r>
        <w:rPr>
          <w:rFonts w:cs="Arial" w:ascii="Arial" w:hAnsi="Arial"/>
          <w:b/>
          <w:bCs/>
          <w:color w:val="121212"/>
          <w:sz w:val="22"/>
          <w:szCs w:val="22"/>
          <w:lang w:val="en-US"/>
        </w:rPr>
        <w:t>Live-cell imaging of yeast</w:t>
      </w:r>
    </w:p>
    <w:p>
      <w:pPr>
        <w:pStyle w:val="Normal"/>
        <w:spacing w:lineRule="auto" w:line="360"/>
        <w:jc w:val="both"/>
        <w:rPr>
          <w:rFonts w:ascii="Arial" w:hAnsi="Arial" w:cs="Arial"/>
          <w:sz w:val="22"/>
          <w:szCs w:val="22"/>
          <w:lang w:val="en-US"/>
        </w:rPr>
      </w:pPr>
      <w:r>
        <w:rPr>
          <w:rFonts w:cs="Arial" w:ascii="Arial" w:hAnsi="Arial"/>
          <w:sz w:val="22"/>
          <w:szCs w:val="22"/>
          <w:lang w:val="en-US"/>
        </w:rPr>
        <w:t xml:space="preserve">Exponentially growing, nitrogen-starved or rapamycin-treated cells were placed on 35 mm glass bottom dishes (D35-20 1.5-N [In Vitro Scientific]) or microscopy slides pretreated </w:t>
      </w:r>
      <w:r>
        <w:rPr>
          <w:rFonts w:cs="Arial" w:ascii="Arial" w:hAnsi="Arial"/>
          <w:color w:themeColor="text1" w:val="000000"/>
          <w:sz w:val="22"/>
          <w:szCs w:val="22"/>
          <w:lang w:val="en-US"/>
        </w:rPr>
        <w:t xml:space="preserve">with 1 mg/ml of </w:t>
      </w:r>
      <w:r>
        <w:rPr>
          <w:rFonts w:cs="Arial" w:ascii="Arial" w:hAnsi="Arial"/>
          <w:sz w:val="22"/>
          <w:szCs w:val="22"/>
          <w:lang w:val="en-US"/>
        </w:rPr>
        <w:t xml:space="preserve">concanavalin A type IV (Sigma-Aldrich), and live-cell imaging was performed at room temperature. Fluorescent microscopy images were recorded with a DeltaVision Ultra High Resolution microscope (GE Healthcare, Applied Precision) equipped with an UPlanSApo 100x/1.4 oil objective (Olympus), an sCMOS pco. edge camera (PCO), and a seven channel solid state light source (Lumencor) (Figure 1E, Figure S1D, Figure </w:t>
      </w:r>
      <w:r>
        <w:rPr>
          <w:rFonts w:cs="Arial" w:ascii="Arial" w:hAnsi="Arial"/>
          <w:color w:themeColor="text1" w:val="000000"/>
          <w:sz w:val="22"/>
          <w:szCs w:val="22"/>
          <w:lang w:val="en-US"/>
        </w:rPr>
        <w:t>3C</w:t>
      </w:r>
      <w:r>
        <w:rPr>
          <w:rFonts w:cs="Arial" w:ascii="Arial" w:hAnsi="Arial"/>
          <w:sz w:val="22"/>
          <w:szCs w:val="22"/>
          <w:lang w:val="en-US"/>
        </w:rPr>
        <w:t xml:space="preserve">, Figure 3E, Figure S2B, Figure S2C, Figure S2D, Figure S3C); or with a DeltaVision OMX Flex Microscope with UPlanSApo 60×/1.4 oil Olympus objective, using a PCO Edge 4.2 sCMOS camera. (Figure 2A, Figure 2B, Figure 2C, Figure 2E, Figure 3A, Figure </w:t>
      </w:r>
      <w:r>
        <w:rPr>
          <w:rFonts w:cs="Arial" w:ascii="Arial" w:hAnsi="Arial"/>
          <w:color w:themeColor="text1" w:val="000000"/>
          <w:sz w:val="22"/>
          <w:szCs w:val="22"/>
          <w:lang w:val="en-US"/>
        </w:rPr>
        <w:t>3B</w:t>
      </w:r>
      <w:r>
        <w:rPr>
          <w:rFonts w:cs="Arial" w:ascii="Arial" w:hAnsi="Arial"/>
          <w:sz w:val="22"/>
          <w:szCs w:val="22"/>
          <w:lang w:val="en-US"/>
        </w:rPr>
        <w:t>, Figure S2A, Figure S3A, Figure S3B, Figure 4B, Figure 4C, Figure 4F, Figure S4A, , Figure S4C, , Figure S4E); or with a Leica Stellaris 5 system with a 63x/1.40 oil (HC PL APO CS2) objective (Figure 1C), or with a Nikon Eclipse Ti2 with a 100x/1.49 oil (Apo TRIP) objective and a Hamamatsu C11440-22C camera (Figure 1B, Figure 1D, Figure 2A, Figure 2D, Figure S1A, Figure S1C, Figure 2F</w:t>
      </w:r>
      <w:r>
        <w:rPr>
          <w:rFonts w:cs="Arial" w:ascii="Arial" w:hAnsi="Arial"/>
          <w:color w:themeColor="text1" w:val="000000"/>
          <w:sz w:val="22"/>
          <w:szCs w:val="22"/>
          <w:lang w:val="en-US"/>
        </w:rPr>
        <w:t>,</w:t>
      </w:r>
      <w:r>
        <w:rPr>
          <w:rFonts w:cs="Arial" w:ascii="Arial" w:hAnsi="Arial"/>
          <w:color w:themeColor="accent2" w:val="ED7D31"/>
          <w:sz w:val="22"/>
          <w:szCs w:val="22"/>
          <w:lang w:val="en-US"/>
        </w:rPr>
        <w:t xml:space="preserve"> </w:t>
      </w:r>
      <w:r>
        <w:rPr>
          <w:rFonts w:cs="Arial" w:ascii="Arial" w:hAnsi="Arial"/>
          <w:color w:themeColor="text1" w:val="000000"/>
          <w:sz w:val="22"/>
          <w:szCs w:val="22"/>
          <w:lang w:val="en-US"/>
        </w:rPr>
        <w:t>Figure S4B</w:t>
      </w:r>
      <w:r>
        <w:rPr>
          <w:rFonts w:cs="Arial" w:ascii="Arial" w:hAnsi="Arial"/>
          <w:sz w:val="22"/>
          <w:szCs w:val="22"/>
          <w:lang w:val="en-US"/>
        </w:rPr>
        <w:t>).</w:t>
      </w:r>
    </w:p>
    <w:p>
      <w:pPr>
        <w:pStyle w:val="Normal"/>
        <w:spacing w:lineRule="auto" w:line="360"/>
        <w:jc w:val="both"/>
        <w:rPr>
          <w:rFonts w:ascii="Arial" w:hAnsi="Arial" w:cs="Arial"/>
          <w:sz w:val="22"/>
          <w:szCs w:val="22"/>
          <w:lang w:val="en-US"/>
        </w:rPr>
      </w:pPr>
      <w:r>
        <w:rPr>
          <w:rFonts w:cs="Arial" w:ascii="Arial" w:hAnsi="Arial"/>
          <w:sz w:val="22"/>
          <w:szCs w:val="22"/>
          <w:lang w:val="en-US"/>
        </w:rPr>
        <w:t xml:space="preserve">Raw microscopy images acquired with the DeltaVision Ultra High Resolution microscope or with the DeltaVision OMX Super Resolution microscope were deconvolved using the softWorX deconvolution plugin (version R6.1.1 and version 7.2.1, respectively). Image analysis was performed using FIJI </w:t>
      </w:r>
      <w:r>
        <w:fldChar w:fldCharType="begin"/>
      </w:r>
      <w:r>
        <w:rPr>
          <w:sz w:val="22"/>
          <w:szCs w:val="22"/>
          <w:rFonts w:cs="Arial" w:ascii="Arial" w:hAnsi="Arial"/>
          <w:lang w:val="en-US"/>
        </w:rPr>
        <w:instrText xml:space="preserve">ADDIN ZOTERO_ITEM CSL_CITATION {"citationID":"5hPgPxE7","properties":{"formattedCitation":"\\super 43\\nosupersub{}","plainCitation":"43","noteIndex":0},"citationItems":[{"id":578,"uris":["http://zotero.org/users/local/pqnyHZtz/items/TULPDZNK"],"itemData":{"id":578,"type":"article-journal","abstract":"Fiji is a distribution of the popular Open Source software ImageJ focused on biological image analysis. Fiji uses modern software engineering practices to combine powerful software libraries with a broad range of scripting languages to enable rapid prototyping of image processing algorithms. Fiji facilitates the transformation of novel algorithms into ImageJ plugins that can be shared with end users through an integrated update system. We propose Fiji as a platform for productive collaboration between computer science and biology research communities.","container-title":"Nature methods","DOI":"10.1038/nmeth.2019","ISSN":"1548-7091","issue":"7","journalAbbreviation":"Nat Methods","note":"PMID: 22743772\nPMCID: PMC3855844","page":"10.1038/nmeth.2019","source":"PubMed Central","title":"Fiji - an Open Source platform for biological image analysis","volume":"9","author":[{"family":"Schindelin","given":"Johannes"},{"family":"Arganda-Carreras","given":"Ignacio"},{"family":"Frise","given":"Erwin"},{"family":"Kaynig","given":"Verena"},{"family":"Longair","given":"Mark"},{"family":"Pietzsch","given":"Tobias"},{"family":"Preibisch","given":"Stephan"},{"family":"Rueden","given":"Curtis"},{"family":"Saalfeld","given":"Stephan"},{"family":"Schmid","given":"Benjamin"},{"family":"Tinevez","given":"Jean-Yves"},{"family":"White","given":"Daniel James"},{"family":"Hartenstein","given":"Volker"},{"family":"Eliceiri","given":"Kevin"},{"family":"Tomancak","given":"Pavel"},{"family":"Cardona","given":"Albert"}],"issued":{"date-parts":[["2012",6,28]]}}}],"schema":"https://github.com/citation-style-language/schema/raw/master/csl-citation.json"}</w:instrText>
      </w:r>
      <w:r>
        <w:rPr>
          <w:rFonts w:cs="Arial" w:ascii="Arial" w:hAnsi="Arial"/>
          <w:sz w:val="22"/>
          <w:szCs w:val="22"/>
          <w:lang w:val="en-US"/>
        </w:rPr>
      </w:r>
      <w:r>
        <w:rPr>
          <w:sz w:val="22"/>
          <w:szCs w:val="22"/>
          <w:rFonts w:cs="Arial" w:ascii="Arial" w:hAnsi="Arial"/>
          <w:lang w:val="en-US"/>
        </w:rPr>
        <w:fldChar w:fldCharType="separate"/>
      </w:r>
      <w:r>
        <w:rPr>
          <w:rFonts w:cs="Arial" w:ascii="Arial" w:hAnsi="Arial"/>
          <w:sz w:val="22"/>
          <w:szCs w:val="22"/>
          <w:lang w:val="en-US"/>
        </w:rPr>
      </w:r>
      <w:r>
        <w:rPr>
          <w:rFonts w:cs="Arial" w:ascii="Arial" w:hAnsi="Arial"/>
          <w:kern w:val="0"/>
          <w:sz w:val="22"/>
          <w:vertAlign w:val="superscript"/>
          <w:lang w:val="en-GB"/>
        </w:rPr>
        <w:t>43</w:t>
      </w:r>
      <w:r>
        <w:rPr>
          <w:rFonts w:cs="Arial" w:ascii="Arial" w:hAnsi="Arial"/>
          <w:sz w:val="22"/>
          <w:szCs w:val="22"/>
          <w:lang w:val="en-US"/>
        </w:rPr>
      </w:r>
      <w:r>
        <w:rPr>
          <w:sz w:val="22"/>
          <w:szCs w:val="22"/>
          <w:rFonts w:cs="Arial" w:ascii="Arial" w:hAnsi="Arial"/>
          <w:lang w:val="en-US"/>
        </w:rPr>
        <w:fldChar w:fldCharType="end"/>
      </w:r>
      <w:r>
        <w:rPr>
          <w:rFonts w:cs="Arial" w:ascii="Arial" w:hAnsi="Arial"/>
          <w:sz w:val="22"/>
          <w:szCs w:val="22"/>
          <w:lang w:val="en-US"/>
        </w:rPr>
        <w:t xml:space="preserve">. Images from each figure panel were taken with the same imaging setup and are shown with the same contrast settings. Single focal planes of representative images are shown. For quantification, at least three independent replicates were analyzed and manual counting was performed blindly after randomizing image names. </w:t>
      </w:r>
    </w:p>
    <w:p>
      <w:pPr>
        <w:pStyle w:val="Normal"/>
        <w:spacing w:lineRule="auto" w:line="360"/>
        <w:jc w:val="both"/>
        <w:rPr>
          <w:rFonts w:ascii="Arial" w:hAnsi="Arial" w:cs="Arial"/>
          <w:sz w:val="22"/>
          <w:szCs w:val="22"/>
          <w:lang w:val="en-US"/>
        </w:rPr>
      </w:pPr>
      <w:r>
        <w:rPr>
          <w:rFonts w:cs="Arial" w:ascii="Arial" w:hAnsi="Arial"/>
          <w:sz w:val="22"/>
          <w:szCs w:val="22"/>
          <w:lang w:val="en-US"/>
        </w:rPr>
        <w:t xml:space="preserve">Raw microscopy images acquired with Nikon Eclipse Ti2system were deconvolved using the NIS Elements Batch Deconvolution v5.20.00 and the chromatic shift was measured using fluorescent beads and corrected using Huygens 23.10. </w:t>
      </w:r>
    </w:p>
    <w:p>
      <w:pPr>
        <w:pStyle w:val="Normal"/>
        <w:spacing w:lineRule="auto" w:line="360"/>
        <w:jc w:val="both"/>
        <w:rPr>
          <w:rFonts w:ascii="Arial" w:hAnsi="Arial" w:cs="Arial"/>
          <w:sz w:val="22"/>
          <w:szCs w:val="22"/>
          <w:lang w:val="en-US"/>
        </w:rPr>
      </w:pPr>
      <w:r>
        <w:rPr>
          <w:rFonts w:cs="Arial" w:ascii="Arial" w:hAnsi="Arial"/>
          <w:sz w:val="22"/>
          <w:szCs w:val="22"/>
          <w:lang w:val="en-US"/>
        </w:rPr>
        <w:t>The solidification of 2xGFP-Ede1 condensates was monitored by the colocalization of mTagBFP-3xGBP with 2xGFP-Ede1 after copper induction. For further colocalizations with ENDs, midsection images were acquired. For the quantification of mScarlet-Atg11 colocalization to ENDs conditions of the same day were compared with each other, and normalized to the amount of Atg11 colocalization observed in the -3xGBP strain.</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t xml:space="preserve">For protein colocalization or analysis of GFP-Atg11 peak intensity and distribution on the surface of Ape1 images were generated by collecting a z-stack of 21 pictures with focal planes 0.25 μm apart. To quantify the degree of Atg11 clustering on different cargo structures, images were generated by collecting a z-stack of 21 pictures with focal planes 0.25 μm apart. For kymographs, time-lapse videos of at least 10 frames were collected with a time interval of 20 seconds. </w:t>
      </w:r>
    </w:p>
    <w:p>
      <w:pPr>
        <w:pStyle w:val="Normal"/>
        <w:spacing w:lineRule="auto" w:line="360"/>
        <w:jc w:val="both"/>
        <w:rPr>
          <w:rFonts w:ascii="Arial" w:hAnsi="Arial" w:cs="Arial"/>
          <w:sz w:val="22"/>
          <w:szCs w:val="22"/>
          <w:lang w:val="en-US"/>
        </w:rPr>
      </w:pPr>
      <w:r>
        <w:rPr>
          <w:rFonts w:cs="Arial" w:ascii="Arial" w:hAnsi="Arial"/>
          <w:sz w:val="22"/>
          <w:szCs w:val="22"/>
          <w:lang w:val="en-US"/>
        </w:rPr>
      </w:r>
    </w:p>
    <w:p>
      <w:pPr>
        <w:pStyle w:val="Normal"/>
        <w:spacing w:lineRule="auto" w:line="360"/>
        <w:jc w:val="both"/>
        <w:rPr>
          <w:rFonts w:ascii="Arial" w:hAnsi="Arial" w:cs="Arial"/>
          <w:b/>
          <w:bCs/>
          <w:sz w:val="22"/>
          <w:szCs w:val="22"/>
          <w:lang w:val="en-US"/>
        </w:rPr>
      </w:pPr>
      <w:r>
        <w:rPr>
          <w:rFonts w:cs="Arial" w:ascii="Arial" w:hAnsi="Arial"/>
          <w:b/>
          <w:bCs/>
          <w:i/>
          <w:iCs/>
          <w:sz w:val="22"/>
          <w:szCs w:val="22"/>
          <w:lang w:val="en-US"/>
        </w:rPr>
        <w:t>In vivo</w:t>
      </w:r>
      <w:r>
        <w:rPr>
          <w:rFonts w:cs="Arial" w:ascii="Arial" w:hAnsi="Arial"/>
          <w:b/>
          <w:bCs/>
          <w:sz w:val="22"/>
          <w:szCs w:val="22"/>
          <w:lang w:val="en-US"/>
        </w:rPr>
        <w:t xml:space="preserve"> FRAP analysis</w:t>
      </w:r>
    </w:p>
    <w:p>
      <w:pPr>
        <w:pStyle w:val="Normal"/>
        <w:spacing w:lineRule="auto" w:line="360"/>
        <w:jc w:val="both"/>
        <w:rPr>
          <w:rFonts w:ascii="Arial" w:hAnsi="Arial" w:cs="Arial"/>
          <w:sz w:val="22"/>
          <w:szCs w:val="22"/>
          <w:lang w:val="en-US"/>
        </w:rPr>
      </w:pPr>
      <w:r>
        <w:rPr>
          <w:rFonts w:cs="Arial" w:ascii="Arial" w:hAnsi="Arial"/>
          <w:sz w:val="22"/>
          <w:szCs w:val="22"/>
          <w:lang w:val="en-US"/>
        </w:rPr>
        <w:t>2xGFP-Ede1 FRAP analysis was performed on exponentially grown DF5 cells. Expression of mTagBFP-3xGBP constructs was performed in LoFl medium (low fluorescence synthetic growth medium (yeast nitrogen base without amino acids and without folic acid and riboflavin (FORMEDIUM)) supplemented with all essential amino acids and 2% glucose) by the addition of 1 mM CuSO</w:t>
      </w:r>
      <w:r>
        <w:rPr>
          <w:rFonts w:cs="Arial" w:ascii="Arial" w:hAnsi="Arial"/>
          <w:sz w:val="22"/>
          <w:szCs w:val="22"/>
          <w:vertAlign w:val="subscript"/>
          <w:lang w:val="en-US"/>
        </w:rPr>
        <w:t>4</w:t>
      </w:r>
      <w:r>
        <w:rPr>
          <w:rFonts w:cs="Arial" w:ascii="Arial" w:hAnsi="Arial"/>
          <w:sz w:val="22"/>
          <w:szCs w:val="22"/>
          <w:lang w:val="en-US"/>
        </w:rPr>
        <w:t xml:space="preserve"> for 6 h and incubation at 30ºC. The image resolution was set to 512x512 pixels, pixel size 11.1 pixels/micron, excitation wavelength to 488 nm, emission detection window to 490-750 nm, line time to 0.001 and line average to 1. For each sample, 420 frames were collected with a time interval of 0.518 seconds. Of those, 20 frames were collected before bleaching with 100% laser power (ROI bleaching) for 2 frames, and 400 frames were collected immediately after bleaching. For FRAP of mTagBFP-3xGBP-solidified ENDs only ENDs with a strong colocalization between 2xGFP-Ede1 and mTagBFP-3xGBP were chosen. Note that 2xGFP-Ede1 contains an N-terminal and a C-terminal GFP tag on Ede1.</w:t>
      </w:r>
    </w:p>
    <w:p>
      <w:pPr>
        <w:pStyle w:val="Normal"/>
        <w:spacing w:lineRule="auto" w:line="360"/>
        <w:jc w:val="both"/>
        <w:rPr>
          <w:rFonts w:ascii="Arial" w:hAnsi="Arial" w:cs="Arial"/>
          <w:sz w:val="22"/>
          <w:szCs w:val="22"/>
          <w:lang w:val="en-US"/>
        </w:rPr>
      </w:pPr>
      <w:r>
        <w:rPr>
          <w:rFonts w:cs="Arial" w:ascii="Arial" w:hAnsi="Arial"/>
          <w:sz w:val="22"/>
          <w:szCs w:val="22"/>
          <w:lang w:val="en-US"/>
        </w:rPr>
        <w:t xml:space="preserve">GFP-Atg11 and GFP-Ape1 FRAP analysis was performed on exponentially grown BY474x cells. The image resolution was set to either 256x256 or 512x512 pixels, and the excitation wavelength to 488 nm. </w:t>
      </w:r>
      <w:r>
        <w:rPr>
          <w:rFonts w:cs="Arial" w:ascii="Arial" w:hAnsi="Arial"/>
          <w:color w:themeColor="text1" w:val="000000"/>
          <w:sz w:val="22"/>
          <w:szCs w:val="22"/>
          <w:lang w:val="en-US"/>
        </w:rPr>
        <w:t xml:space="preserve">For each sample, at least 20 frames were collected with a time interval of 5 seconds and combined with a z-stack of 3 pictures with focal planes 0.25 μm apart. </w:t>
      </w:r>
      <w:r>
        <w:rPr>
          <w:rFonts w:cs="Arial" w:ascii="Arial" w:hAnsi="Arial"/>
          <w:sz w:val="22"/>
          <w:szCs w:val="22"/>
          <w:lang w:val="en-US"/>
        </w:rPr>
        <w:t xml:space="preserve">Of those, 3 frames were collected before bleaching, and at least 17 frames were collected immediately after bleaching. </w:t>
      </w:r>
    </w:p>
    <w:p>
      <w:pPr>
        <w:pStyle w:val="Normal"/>
        <w:spacing w:lineRule="auto" w:line="360"/>
        <w:jc w:val="both"/>
        <w:rPr>
          <w:rFonts w:ascii="Arial" w:hAnsi="Arial" w:cs="Arial"/>
          <w:sz w:val="22"/>
          <w:szCs w:val="22"/>
          <w:lang w:val="en-US"/>
        </w:rPr>
      </w:pPr>
      <w:r>
        <w:rPr>
          <w:rFonts w:cs="Arial" w:ascii="Arial" w:hAnsi="Arial"/>
          <w:sz w:val="22"/>
          <w:szCs w:val="22"/>
          <w:lang w:val="en-US"/>
        </w:rPr>
        <w:t xml:space="preserve">To correct for drift or rotations in the samples, images were processed using the Fiji plugin StackReg </w:t>
      </w:r>
      <w:r>
        <w:fldChar w:fldCharType="begin"/>
      </w:r>
      <w:r>
        <w:rPr>
          <w:sz w:val="22"/>
          <w:szCs w:val="22"/>
          <w:highlight w:val="yellow"/>
          <w:rFonts w:cs="Arial" w:ascii="Arial" w:hAnsi="Arial"/>
          <w:lang w:val="en-US"/>
        </w:rPr>
        <w:instrText xml:space="preserve">ADDIN ZOTERO_ITEM CSL_CITATION {"citationID":"3wlcltPa","properties":{"formattedCitation":"\\super 44\\nosupersub{}","plainCitation":"44","noteIndex":0},"citationItems":[{"id":573,"uris":["http://zotero.org/users/local/pqnyHZtz/items/7UUM5IUY"],"itemData":{"id":573,"type":"article-journal","abstract":"We present an automatic subpixel registration algorithm that minimizes the mean square intensity difference between a reference and a test data set, which can be either images (two-dimensional) or volumes (three-dimensional). It uses an explicit spline representation of the images in conjunction with spline processing, and is based on a coarse-to-fine iterative strategy (pyramid approach). The minimization is performed according to a new variation (ML*) of the Marquardt-Levenberg algorithm for nonlinear least-square optimization. The geometric deformation model is a global three-dimensional (3-D) affine transformation that can be optionally restricted to rigid-body motion (rotation and translation), combined with isometric scaling. It also includes an optional adjustment of image contrast differences. We obtain excellent results for the registration of intramodality positron emission tomography (PET) and functional magnetic resonance imaging (fMRI) data. We conclude that the multiresolution refinement strategy is more robust than a comparable single-stage method, being less likely to be trapped into a false local optimum. In addition, our improved version of the Marquardt-Levenberg algorithm is faster.","container-title":"IEEE transactions on image processing: a publication of the IEEE Signal Processing Society","DOI":"10.1109/83.650848","ISSN":"1057-7149","issue":"1","journalAbbreviation":"IEEE Trans Image Process","language":"eng","note":"PMID: 18267377","page":"27-41","source":"PubMed","title":"A pyramid approach to subpixel registration based on intensity","volume":"7","author":[{"family":"Thévenaz","given":"P."},{"family":"Ruttimann","given":"U. E."},{"family":"Unser","given":"M."}],"issued":{"date-parts":[["1998"]]}}}],"schema":"https://github.com/citation-style-language/schema/raw/master/csl-citation.json"}</w:instrText>
      </w:r>
      <w:r>
        <w:rPr>
          <w:rFonts w:cs="Arial" w:ascii="Arial" w:hAnsi="Arial"/>
          <w:sz w:val="22"/>
          <w:szCs w:val="22"/>
          <w:highlight w:val="yellow"/>
          <w:lang w:val="en-US"/>
        </w:rPr>
      </w:r>
      <w:r>
        <w:rPr>
          <w:sz w:val="22"/>
          <w:szCs w:val="22"/>
          <w:highlight w:val="yellow"/>
          <w:rFonts w:cs="Arial" w:ascii="Arial" w:hAnsi="Arial"/>
          <w:lang w:val="en-US"/>
        </w:rPr>
        <w:fldChar w:fldCharType="separate"/>
      </w:r>
      <w:r>
        <w:rPr>
          <w:rFonts w:cs="Arial" w:ascii="Arial" w:hAnsi="Arial"/>
          <w:sz w:val="22"/>
          <w:szCs w:val="22"/>
          <w:highlight w:val="yellow"/>
          <w:lang w:val="en-US"/>
        </w:rPr>
      </w:r>
      <w:r>
        <w:rPr>
          <w:rFonts w:cs="Arial" w:ascii="Arial" w:hAnsi="Arial"/>
          <w:kern w:val="0"/>
          <w:sz w:val="22"/>
          <w:vertAlign w:val="superscript"/>
          <w:lang w:val="en-GB"/>
        </w:rPr>
        <w:t>44</w:t>
      </w:r>
      <w:r>
        <w:rPr>
          <w:rFonts w:cs="Arial" w:ascii="Arial" w:hAnsi="Arial"/>
          <w:sz w:val="22"/>
          <w:szCs w:val="22"/>
          <w:highlight w:val="yellow"/>
          <w:lang w:val="en-US"/>
        </w:rPr>
      </w:r>
      <w:r>
        <w:rPr>
          <w:sz w:val="22"/>
          <w:szCs w:val="22"/>
          <w:highlight w:val="yellow"/>
          <w:rFonts w:cs="Arial" w:ascii="Arial" w:hAnsi="Arial"/>
          <w:lang w:val="en-US"/>
        </w:rPr>
        <w:fldChar w:fldCharType="end"/>
      </w:r>
      <w:r>
        <w:rPr>
          <w:rFonts w:cs="Arial" w:ascii="Arial" w:hAnsi="Arial"/>
          <w:sz w:val="22"/>
          <w:szCs w:val="22"/>
          <w:lang w:val="en-US"/>
        </w:rPr>
        <w:t xml:space="preserve">. Double normalization was performed as described </w:t>
      </w:r>
      <w:r>
        <w:fldChar w:fldCharType="begin"/>
      </w:r>
      <w:r>
        <w:rPr>
          <w:sz w:val="22"/>
          <w:szCs w:val="22"/>
          <w:rFonts w:cs="Arial" w:ascii="Arial" w:hAnsi="Arial"/>
          <w:lang w:val="en-US"/>
        </w:rPr>
        <w:instrText xml:space="preserve">ADDIN ZOTERO_ITEM CSL_CITATION {"citationID":"VaGFEQSm","properties":{"formattedCitation":"\\super 45\\nosupersub{}","plainCitation":"45","noteIndex":0},"citationItems":[{"id":674,"uris":["http://zotero.org/users/local/pqnyHZtz/items/2PJZ7NEZ"],"itemData":{"id":674,"type":"chapter","abstract":"Chromatin-binding proteins play a crucial part in every aspect of chromatin structure and gene expression. An experimental approach to studying the binding of protein to chromatin in living cells is the use of photobleaching methods. In these experiments a fluorescently tagged protein of interest is introduced into cells and its apparent mobility is measured as an indicator of its dynamic properties. Because nuclear proteins move passively by rapid diffusion through the nuclear space, binding of a protein dramatically affects its overall mobility and therefore the measured mobility contains information about the in vivo binding properties of a protein. Qualitative analysis of photobleaching data gives an impression of whether a protein binds stably or transiently to chromatin in vivo. In addition to the standard qualitative analysis of photobleaching experiments, kinetic modeling methods can be applied for data analysis to permit extraction of quantitative information about simple biophysical properties of chromatin proteins. This method can be used to determine the residence time of a protein on chromatin, the size of the bound and free pools, and the number of kinetically distinct fractions of a protein.","collection-title":"Chromatin and Chromatin Remodeling Enzymes, Part A","container-title":"Methods in Enzymology","note":"DOI: 10.1016/S0076-6879(03)75025-3","page":"393-414","publisher":"Academic Press","source":"ScienceDirect","title":"Measurement of Dynamic Protein Binding to Chromatin In Vivo, Using Photobleaching Microscopy","URL":"https://www.sciencedirect.com/science/article/pii/S0076687903750253","volume":"375","author":[{"family":"Phair","given":"Robert D."},{"family":"Gorski","given":"Stanislaw A."},{"family":"Misteli","given":"Tom"}],"accessed":{"date-parts":[["2024",1,6]]},"issued":{"date-parts":[["2003",1,1]]}}}],"schema":"https://github.com/citation-style-language/schema/raw/master/csl-citation.json"}</w:instrText>
      </w:r>
      <w:r>
        <w:rPr>
          <w:rFonts w:cs="Arial" w:ascii="Arial" w:hAnsi="Arial"/>
          <w:sz w:val="22"/>
          <w:szCs w:val="22"/>
          <w:lang w:val="en-US"/>
        </w:rPr>
      </w:r>
      <w:r>
        <w:rPr>
          <w:sz w:val="22"/>
          <w:szCs w:val="22"/>
          <w:rFonts w:cs="Arial" w:ascii="Arial" w:hAnsi="Arial"/>
          <w:lang w:val="en-US"/>
        </w:rPr>
        <w:fldChar w:fldCharType="separate"/>
      </w:r>
      <w:r>
        <w:rPr>
          <w:rFonts w:cs="Arial" w:ascii="Arial" w:hAnsi="Arial"/>
          <w:sz w:val="22"/>
          <w:szCs w:val="22"/>
          <w:lang w:val="en-US"/>
        </w:rPr>
      </w:r>
      <w:r>
        <w:rPr>
          <w:rFonts w:cs="Arial" w:ascii="Arial" w:hAnsi="Arial"/>
          <w:kern w:val="0"/>
          <w:sz w:val="22"/>
          <w:vertAlign w:val="superscript"/>
          <w:lang w:val="en-GB"/>
        </w:rPr>
        <w:t>45</w:t>
      </w:r>
      <w:r>
        <w:rPr>
          <w:rFonts w:cs="Arial" w:ascii="Arial" w:hAnsi="Arial"/>
          <w:sz w:val="22"/>
          <w:szCs w:val="22"/>
          <w:lang w:val="en-US"/>
        </w:rPr>
      </w:r>
      <w:r>
        <w:rPr>
          <w:sz w:val="22"/>
          <w:szCs w:val="22"/>
          <w:rFonts w:cs="Arial" w:ascii="Arial" w:hAnsi="Arial"/>
          <w:lang w:val="en-US"/>
        </w:rPr>
        <w:fldChar w:fldCharType="end"/>
      </w:r>
      <w:r>
        <w:rPr>
          <w:rFonts w:cs="Arial" w:ascii="Arial" w:hAnsi="Arial"/>
          <w:sz w:val="22"/>
          <w:szCs w:val="22"/>
          <w:lang w:val="en-US"/>
        </w:rPr>
        <w:t xml:space="preserve">. For this, the average fluorescence intensities were recorded within either the bleached region, the entire Ede1-positive structures, the entire GFP-Atg11 or GFP-Ape1-positive structures using an in-house built analysis pipeline, and at a random cell-free spot for background subtraction before and immediately after photobleaching. </w:t>
      </w:r>
    </w:p>
    <w:p>
      <w:pPr>
        <w:pStyle w:val="Normal"/>
        <w:spacing w:lineRule="auto" w:line="360"/>
        <w:jc w:val="both"/>
        <w:rPr>
          <w:rFonts w:ascii="Arial" w:hAnsi="Arial" w:cs="Arial"/>
          <w:sz w:val="22"/>
          <w:szCs w:val="22"/>
          <w:lang w:val="en-US"/>
        </w:rPr>
      </w:pPr>
      <w:r>
        <w:rPr>
          <w:rFonts w:cs="Arial" w:ascii="Arial" w:hAnsi="Arial"/>
          <w:sz w:val="22"/>
          <w:szCs w:val="22"/>
          <w:lang w:val="en-US"/>
        </w:rPr>
      </w:r>
    </w:p>
    <w:p>
      <w:pPr>
        <w:pStyle w:val="Normal"/>
        <w:spacing w:lineRule="auto" w:line="360"/>
        <w:jc w:val="both"/>
        <w:rPr>
          <w:rFonts w:ascii="Arial" w:hAnsi="Arial" w:cs="Arial"/>
          <w:b/>
          <w:bCs/>
          <w:sz w:val="22"/>
          <w:szCs w:val="22"/>
          <w:lang w:val="en-US"/>
        </w:rPr>
      </w:pPr>
      <w:r>
        <w:rPr>
          <w:rFonts w:cs="Arial" w:ascii="Arial" w:hAnsi="Arial"/>
          <w:b/>
          <w:bCs/>
          <w:i/>
          <w:iCs/>
          <w:sz w:val="22"/>
          <w:szCs w:val="22"/>
          <w:lang w:val="en-US"/>
        </w:rPr>
        <w:t>In vitro</w:t>
      </w:r>
      <w:r>
        <w:rPr>
          <w:rFonts w:cs="Arial" w:ascii="Arial" w:hAnsi="Arial"/>
          <w:b/>
          <w:bCs/>
          <w:sz w:val="22"/>
          <w:szCs w:val="22"/>
          <w:lang w:val="en-US"/>
        </w:rPr>
        <w:t xml:space="preserve"> FRAP analysis of Atg11 droplets</w:t>
      </w:r>
    </w:p>
    <w:p>
      <w:pPr>
        <w:pStyle w:val="Normal"/>
        <w:spacing w:lineRule="auto" w:line="360"/>
        <w:jc w:val="both"/>
        <w:rPr>
          <w:rFonts w:ascii="Arial" w:hAnsi="Arial" w:cs="Arial"/>
          <w:sz w:val="22"/>
          <w:szCs w:val="22"/>
          <w:lang w:val="en-US"/>
        </w:rPr>
      </w:pPr>
      <w:r>
        <w:rPr>
          <w:rFonts w:cs="Arial" w:ascii="Arial" w:hAnsi="Arial"/>
          <w:sz w:val="22"/>
          <w:szCs w:val="22"/>
          <w:lang w:val="en-US"/>
        </w:rPr>
        <w:t xml:space="preserve">Purified GFP-Atg11 from Sf9 insect cells was diluted to a concentration between 0.005 µM and 2 µM in buffer containing 20 mM Hepes pH 7.5, 150 mM NaCl, and 5 mM DTT. For condensate formation, samples were incubated at room temperature for 20 min and transferred into a Chamber µ-Slide VI 0.1 (Ibidi). FRAP analysis of GFP-Atg11 condensates was performed at room temperature. The image resolution was set to 256 x 256 pixels, and the excitation wavelength to 488nm. For each sample, at least 61 frames were collected with a time interval of 3 sec. Of those, 2 frames were collected before bleaching, and at least 57 frames were collected immediately after bleaching. The average fluorescence intensities were recorded within either the bleached region, the entire GFP-Atg11-positive structures, and at a random condensate-free spot for background subtraction before and immediately after photobleaching. The analysis was done as described in the </w:t>
      </w:r>
      <w:r>
        <w:rPr>
          <w:rFonts w:cs="Arial" w:ascii="Arial" w:hAnsi="Arial"/>
          <w:i/>
          <w:iCs/>
          <w:sz w:val="22"/>
          <w:szCs w:val="22"/>
          <w:lang w:val="en-US"/>
        </w:rPr>
        <w:t>in vivo</w:t>
      </w:r>
      <w:r>
        <w:rPr>
          <w:rFonts w:cs="Arial" w:ascii="Arial" w:hAnsi="Arial"/>
          <w:sz w:val="22"/>
          <w:szCs w:val="22"/>
          <w:lang w:val="en-US"/>
        </w:rPr>
        <w:t xml:space="preserve"> FRAP analysis section. </w:t>
      </w:r>
    </w:p>
    <w:p>
      <w:pPr>
        <w:pStyle w:val="Normal"/>
        <w:spacing w:lineRule="auto" w:line="360"/>
        <w:jc w:val="both"/>
        <w:rPr>
          <w:rFonts w:ascii="Arial" w:hAnsi="Arial" w:cs="Arial"/>
          <w:sz w:val="22"/>
          <w:szCs w:val="22"/>
          <w:lang w:val="en-US"/>
        </w:rPr>
      </w:pPr>
      <w:r>
        <w:rPr>
          <w:rFonts w:cs="Arial" w:ascii="Arial" w:hAnsi="Arial"/>
          <w:sz w:val="22"/>
          <w:szCs w:val="22"/>
          <w:lang w:val="en-US"/>
        </w:rPr>
      </w:r>
    </w:p>
    <w:p>
      <w:pPr>
        <w:pStyle w:val="Normal"/>
        <w:spacing w:lineRule="auto" w:line="360"/>
        <w:jc w:val="both"/>
        <w:rPr>
          <w:rFonts w:ascii="Arial" w:hAnsi="Arial" w:cs="Arial"/>
          <w:b/>
          <w:bCs/>
          <w:i/>
          <w:i/>
          <w:iCs/>
          <w:sz w:val="22"/>
          <w:szCs w:val="22"/>
          <w:lang w:val="en-US"/>
        </w:rPr>
      </w:pPr>
      <w:r>
        <w:rPr>
          <w:rFonts w:cs="Arial" w:ascii="Arial" w:hAnsi="Arial"/>
          <w:b/>
          <w:bCs/>
          <w:sz w:val="22"/>
          <w:szCs w:val="22"/>
          <w:lang w:val="en-US"/>
        </w:rPr>
        <w:t xml:space="preserve">Protein expression in </w:t>
      </w:r>
      <w:r>
        <w:rPr>
          <w:rFonts w:cs="Arial" w:ascii="Arial" w:hAnsi="Arial"/>
          <w:b/>
          <w:bCs/>
          <w:i/>
          <w:iCs/>
          <w:sz w:val="22"/>
          <w:szCs w:val="22"/>
          <w:lang w:val="en-US"/>
        </w:rPr>
        <w:t xml:space="preserve">E. coli </w:t>
      </w:r>
    </w:p>
    <w:p>
      <w:pPr>
        <w:pStyle w:val="Normal"/>
        <w:spacing w:lineRule="auto" w:line="360"/>
        <w:jc w:val="both"/>
        <w:rPr>
          <w:rFonts w:ascii="Arial" w:hAnsi="Arial" w:cs="Arial"/>
          <w:color w:themeColor="text1" w:val="000000"/>
          <w:sz w:val="22"/>
          <w:szCs w:val="22"/>
          <w:lang w:val="en-US"/>
        </w:rPr>
      </w:pPr>
      <w:r>
        <w:rPr>
          <w:rFonts w:cs="Arial" w:ascii="Arial" w:hAnsi="Arial"/>
          <w:sz w:val="22"/>
          <w:szCs w:val="22"/>
          <w:lang w:val="en-US"/>
        </w:rPr>
        <w:t>GST-mTagBFP, GST-mTagBFP-Ape1</w:t>
      </w:r>
      <w:r>
        <w:rPr>
          <w:rFonts w:cs="Arial" w:ascii="Arial" w:hAnsi="Arial"/>
          <w:sz w:val="22"/>
          <w:szCs w:val="22"/>
          <w:vertAlign w:val="superscript"/>
          <w:lang w:val="en-US"/>
        </w:rPr>
        <w:t>1-45</w:t>
      </w:r>
      <w:r>
        <w:rPr>
          <w:rFonts w:cs="Arial" w:ascii="Arial" w:hAnsi="Arial"/>
          <w:sz w:val="22"/>
          <w:szCs w:val="22"/>
          <w:lang w:val="en-US"/>
        </w:rPr>
        <w:t>, GST-mTagBFP-Atg19</w:t>
      </w:r>
      <w:r>
        <w:rPr>
          <w:rFonts w:cs="Arial" w:ascii="Arial" w:hAnsi="Arial"/>
          <w:sz w:val="22"/>
          <w:szCs w:val="22"/>
          <w:vertAlign w:val="superscript"/>
          <w:lang w:val="en-US"/>
        </w:rPr>
        <w:t>3D</w:t>
      </w:r>
      <w:r>
        <w:rPr>
          <w:rFonts w:cs="Arial" w:ascii="Arial" w:hAnsi="Arial"/>
          <w:sz w:val="22"/>
          <w:szCs w:val="22"/>
          <w:lang w:val="en-US"/>
        </w:rPr>
        <w:t xml:space="preserve">, and GST-mCherry-Atg19 fusion constructs were expressed from pGEX-4T.1 in </w:t>
      </w:r>
      <w:r>
        <w:rPr>
          <w:rFonts w:cs="Arial" w:ascii="Arial" w:hAnsi="Arial"/>
          <w:i/>
          <w:iCs/>
          <w:sz w:val="22"/>
          <w:szCs w:val="22"/>
          <w:lang w:val="en-US"/>
        </w:rPr>
        <w:t>E. coli</w:t>
      </w:r>
      <w:r>
        <w:rPr>
          <w:rFonts w:cs="Arial" w:ascii="Arial" w:hAnsi="Arial"/>
          <w:sz w:val="22"/>
          <w:szCs w:val="22"/>
          <w:lang w:val="en-US"/>
        </w:rPr>
        <w:t xml:space="preserve"> BL21(DE3). Cells were grown in lysogeny broth (LB) medium supplemented with ampicillin at 37°C until an OD</w:t>
      </w:r>
      <w:r>
        <w:rPr>
          <w:rFonts w:cs="Arial" w:ascii="Arial" w:hAnsi="Arial"/>
          <w:sz w:val="22"/>
          <w:szCs w:val="22"/>
          <w:vertAlign w:val="subscript"/>
          <w:lang w:val="en-US"/>
        </w:rPr>
        <w:t>600</w:t>
      </w:r>
      <w:r>
        <w:rPr>
          <w:rFonts w:cs="Arial" w:ascii="Arial" w:hAnsi="Arial"/>
          <w:sz w:val="22"/>
          <w:szCs w:val="22"/>
          <w:lang w:val="en-US"/>
        </w:rPr>
        <w:t xml:space="preserve"> of 0.7, the temperature was reduced to 16°C, and expression was induced by the addition of 1 mM IPTG for 18 h. Cells were pelleted at 3,000 x g for 15 min at room temperature, resuspended in GST-lysis buffer (50 mM Tris-HCl pH 7.5, 150 mM NaCl, 5% glycerol, 1% Triton X-100, 1 mM PMSF, 1 mM DTT and cOmplete</w:t>
      </w:r>
      <w:r>
        <w:rPr>
          <w:rFonts w:cs="Arial" w:ascii="Arial" w:hAnsi="Arial"/>
          <w:sz w:val="22"/>
          <w:szCs w:val="22"/>
          <w:vertAlign w:val="superscript"/>
          <w:lang w:val="en-US"/>
        </w:rPr>
        <w:t>TM</w:t>
      </w:r>
      <w:r>
        <w:rPr>
          <w:rFonts w:cs="Arial" w:ascii="Arial" w:hAnsi="Arial"/>
          <w:sz w:val="22"/>
          <w:szCs w:val="22"/>
          <w:lang w:val="en-US"/>
        </w:rPr>
        <w:t xml:space="preserve"> protease inhibitor cocktail (Roche)), and lysed by sonication on ice. Cell lysates were cleared by</w:t>
      </w:r>
      <w:r>
        <w:rPr>
          <w:rFonts w:cs="Arial" w:ascii="Arial" w:hAnsi="Arial"/>
          <w:color w:themeColor="text1" w:val="000000"/>
          <w:sz w:val="22"/>
          <w:szCs w:val="22"/>
          <w:lang w:val="en-US"/>
        </w:rPr>
        <w:t xml:space="preserve"> centrifugation at 16,000 x g</w:t>
      </w:r>
      <w:r>
        <w:rPr>
          <w:rFonts w:cs="Arial" w:ascii="Arial" w:hAnsi="Arial"/>
          <w:i/>
          <w:color w:themeColor="text1" w:val="000000"/>
          <w:sz w:val="22"/>
          <w:szCs w:val="22"/>
          <w:lang w:val="en-US"/>
        </w:rPr>
        <w:t xml:space="preserve"> </w:t>
      </w:r>
      <w:r>
        <w:rPr>
          <w:rFonts w:cs="Arial" w:ascii="Arial" w:hAnsi="Arial"/>
          <w:color w:themeColor="text1" w:val="000000"/>
          <w:sz w:val="22"/>
          <w:szCs w:val="22"/>
          <w:lang w:val="en-US"/>
        </w:rPr>
        <w:t xml:space="preserve">for 10 min at 4°C. </w:t>
      </w:r>
    </w:p>
    <w:p>
      <w:pPr>
        <w:pStyle w:val="Normal"/>
        <w:spacing w:lineRule="auto" w:line="360"/>
        <w:jc w:val="both"/>
        <w:rPr>
          <w:rFonts w:ascii="Arial" w:hAnsi="Arial" w:cs="Arial"/>
          <w:b/>
          <w:bCs/>
          <w:i/>
          <w:i/>
          <w:iCs/>
          <w:sz w:val="22"/>
          <w:szCs w:val="22"/>
          <w:lang w:val="en-US"/>
        </w:rPr>
      </w:pPr>
      <w:r>
        <w:rPr>
          <w:rFonts w:cs="Arial" w:ascii="Arial" w:hAnsi="Arial"/>
          <w:b/>
          <w:bCs/>
          <w:i/>
          <w:iCs/>
          <w:sz w:val="22"/>
          <w:szCs w:val="22"/>
          <w:lang w:val="en-US"/>
        </w:rPr>
      </w:r>
    </w:p>
    <w:p>
      <w:pPr>
        <w:pStyle w:val="Normal"/>
        <w:spacing w:lineRule="auto" w:line="360"/>
        <w:jc w:val="both"/>
        <w:rPr>
          <w:rFonts w:ascii="Arial" w:hAnsi="Arial" w:cs="Arial"/>
          <w:color w:themeColor="text1" w:val="000000"/>
          <w:sz w:val="22"/>
          <w:szCs w:val="22"/>
          <w:lang w:val="en-US"/>
        </w:rPr>
      </w:pPr>
      <w:r>
        <w:rPr>
          <w:rFonts w:cs="Arial" w:ascii="Arial" w:hAnsi="Arial"/>
          <w:b/>
          <w:bCs/>
          <w:i/>
          <w:iCs/>
          <w:sz w:val="22"/>
          <w:szCs w:val="22"/>
          <w:lang w:val="en-US"/>
        </w:rPr>
        <w:t xml:space="preserve">In vitro </w:t>
      </w:r>
      <w:r>
        <w:rPr>
          <w:rFonts w:cs="Arial" w:ascii="Arial" w:hAnsi="Arial"/>
          <w:b/>
          <w:bCs/>
          <w:sz w:val="22"/>
          <w:szCs w:val="22"/>
          <w:lang w:val="en-US"/>
        </w:rPr>
        <w:t>binding assay</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t xml:space="preserve">The supernatants </w:t>
      </w:r>
      <w:r>
        <w:rPr>
          <w:rFonts w:cs="Arial" w:ascii="Arial" w:hAnsi="Arial"/>
          <w:sz w:val="22"/>
          <w:szCs w:val="22"/>
          <w:lang w:val="en-US"/>
        </w:rPr>
        <w:t>were</w:t>
      </w:r>
      <w:r>
        <w:rPr>
          <w:rFonts w:cs="Arial" w:ascii="Arial" w:hAnsi="Arial"/>
          <w:color w:themeColor="text1" w:val="000000"/>
          <w:sz w:val="22"/>
          <w:szCs w:val="22"/>
          <w:lang w:val="en-US"/>
        </w:rPr>
        <w:t xml:space="preserve"> incubated with Glutathione Sepharose</w:t>
      </w:r>
      <w:r>
        <w:rPr>
          <w:rFonts w:eastAsia="Symbol" w:cs="Symbol" w:ascii="Symbol" w:hAnsi="Symbol"/>
          <w:sz w:val="22"/>
          <w:szCs w:val="22"/>
          <w:lang w:val="en-US"/>
        </w:rPr>
        <w:sym w:font="Symbol" w:char="f0e4"/>
      </w:r>
      <w:r>
        <w:rPr>
          <w:rFonts w:cs="Arial" w:ascii="Arial" w:hAnsi="Arial"/>
          <w:color w:themeColor="text1" w:val="000000"/>
          <w:sz w:val="22"/>
          <w:szCs w:val="22"/>
          <w:lang w:val="en-US"/>
        </w:rPr>
        <w:t xml:space="preserve"> 4B beads (</w:t>
      </w:r>
      <w:r>
        <w:rPr>
          <w:rFonts w:cs="Arial" w:ascii="Arial" w:hAnsi="Arial"/>
          <w:bCs/>
          <w:color w:themeColor="text1" w:val="000000"/>
          <w:sz w:val="22"/>
          <w:szCs w:val="22"/>
          <w:lang w:val="en-US"/>
        </w:rPr>
        <w:t>GE Healthcare</w:t>
      </w:r>
      <w:r>
        <w:rPr>
          <w:rFonts w:cs="Arial" w:ascii="Arial" w:hAnsi="Arial"/>
          <w:color w:themeColor="text1" w:val="000000"/>
          <w:sz w:val="22"/>
          <w:szCs w:val="22"/>
          <w:lang w:val="en-US"/>
        </w:rPr>
        <w:t>) for 1 h rotating at 4°C. Beads were washed three times by pelleting at 300 x g for 30 sec at 4°C and resuspension in GST-wash buffer (</w:t>
      </w:r>
      <w:r>
        <w:rPr>
          <w:rFonts w:cs="Arial" w:ascii="Arial" w:hAnsi="Arial"/>
          <w:sz w:val="22"/>
          <w:szCs w:val="22"/>
          <w:lang w:val="en-US"/>
        </w:rPr>
        <w:t>20 mM HEPES pH 7.5, 150 mM NaCl, and 5 mM DTT</w:t>
      </w:r>
      <w:r>
        <w:rPr>
          <w:rFonts w:cs="Arial" w:ascii="Arial" w:hAnsi="Arial"/>
          <w:color w:themeColor="text1" w:val="000000"/>
          <w:sz w:val="22"/>
          <w:szCs w:val="22"/>
          <w:lang w:val="en-US"/>
        </w:rPr>
        <w:t>). mCherry-Atg19</w:t>
      </w:r>
      <w:r>
        <w:rPr>
          <w:rFonts w:cs="Arial" w:ascii="Arial" w:hAnsi="Arial"/>
          <w:color w:themeColor="text1" w:val="000000"/>
          <w:sz w:val="22"/>
          <w:szCs w:val="22"/>
          <w:vertAlign w:val="superscript"/>
          <w:lang w:val="en-US"/>
        </w:rPr>
        <w:t xml:space="preserve"> </w:t>
      </w:r>
      <w:r>
        <w:rPr>
          <w:rFonts w:cs="Arial" w:ascii="Arial" w:hAnsi="Arial"/>
          <w:color w:themeColor="text1" w:val="000000"/>
          <w:sz w:val="22"/>
          <w:szCs w:val="22"/>
          <w:lang w:val="en-US"/>
        </w:rPr>
        <w:t>was eluted</w:t>
      </w:r>
      <w:r>
        <w:rPr>
          <w:rFonts w:cs="Arial" w:ascii="Arial" w:hAnsi="Arial"/>
          <w:color w:themeColor="text1" w:val="000000"/>
          <w:sz w:val="22"/>
          <w:szCs w:val="22"/>
          <w:vertAlign w:val="superscript"/>
          <w:lang w:val="en-US"/>
        </w:rPr>
        <w:t xml:space="preserve"> </w:t>
      </w:r>
      <w:r>
        <w:rPr>
          <w:rFonts w:cs="Arial" w:ascii="Arial" w:hAnsi="Arial"/>
          <w:color w:themeColor="text1" w:val="000000"/>
          <w:sz w:val="22"/>
          <w:szCs w:val="22"/>
          <w:lang w:val="en-US"/>
        </w:rPr>
        <w:t>from GSH beads by the addition of 30 units of Thrombin protease and incubation at room temperature for 3 h and the</w:t>
      </w:r>
      <w:r>
        <w:rPr>
          <w:rFonts w:cs="Arial" w:ascii="Arial" w:hAnsi="Arial"/>
          <w:sz w:val="22"/>
          <w:szCs w:val="22"/>
          <w:lang w:val="en-US"/>
        </w:rPr>
        <w:t xml:space="preserve"> purified protein was stored at -80˚C.</w:t>
      </w:r>
      <w:r>
        <w:rPr>
          <w:rFonts w:cs="Arial" w:ascii="Arial" w:hAnsi="Arial"/>
          <w:color w:themeColor="text1" w:val="000000"/>
          <w:sz w:val="22"/>
          <w:szCs w:val="22"/>
          <w:lang w:val="en-US"/>
        </w:rPr>
        <w:t xml:space="preserve"> </w:t>
      </w:r>
      <w:r>
        <w:rPr>
          <w:rFonts w:cs="Arial" w:ascii="Arial" w:hAnsi="Arial"/>
          <w:sz w:val="22"/>
          <w:szCs w:val="22"/>
          <w:lang w:val="en-US"/>
        </w:rPr>
        <w:t>GST-mTagBFP, GST-mTagBFP-Atg19</w:t>
      </w:r>
      <w:r>
        <w:rPr>
          <w:rFonts w:cs="Arial" w:ascii="Arial" w:hAnsi="Arial"/>
          <w:sz w:val="22"/>
          <w:szCs w:val="22"/>
          <w:vertAlign w:val="superscript"/>
          <w:lang w:val="en-US"/>
        </w:rPr>
        <w:t>3D</w:t>
      </w:r>
      <w:r>
        <w:rPr>
          <w:rFonts w:cs="Arial" w:ascii="Arial" w:hAnsi="Arial"/>
          <w:sz w:val="22"/>
          <w:szCs w:val="22"/>
          <w:lang w:val="en-US"/>
        </w:rPr>
        <w:t>, or GST-mTagBFP-Ape1</w:t>
      </w:r>
      <w:r>
        <w:rPr>
          <w:rFonts w:cs="Arial" w:ascii="Arial" w:hAnsi="Arial"/>
          <w:sz w:val="22"/>
          <w:szCs w:val="22"/>
          <w:vertAlign w:val="superscript"/>
          <w:lang w:val="en-US"/>
        </w:rPr>
        <w:t xml:space="preserve">1-45 </w:t>
      </w:r>
      <w:r>
        <w:rPr>
          <w:rFonts w:cs="Arial" w:ascii="Arial" w:hAnsi="Arial"/>
          <w:sz w:val="22"/>
          <w:szCs w:val="22"/>
          <w:lang w:val="en-US"/>
        </w:rPr>
        <w:t xml:space="preserve">coupled beads </w:t>
      </w:r>
      <w:r>
        <w:rPr>
          <w:rFonts w:cs="Arial" w:ascii="Arial" w:hAnsi="Arial"/>
          <w:color w:themeColor="text1" w:val="000000"/>
          <w:sz w:val="22"/>
          <w:szCs w:val="22"/>
          <w:lang w:val="en-US"/>
        </w:rPr>
        <w:t xml:space="preserve">were incubated with purified GFP-Atg11 from insect cells or mCherry-Atg19 from </w:t>
      </w:r>
      <w:r>
        <w:rPr>
          <w:rFonts w:cs="Arial" w:ascii="Arial" w:hAnsi="Arial"/>
          <w:i/>
          <w:iCs/>
          <w:color w:themeColor="text1" w:val="000000"/>
          <w:sz w:val="22"/>
          <w:szCs w:val="22"/>
          <w:lang w:val="en-US"/>
        </w:rPr>
        <w:t xml:space="preserve">E. coli </w:t>
      </w:r>
      <w:r>
        <w:rPr>
          <w:rFonts w:cs="Arial" w:ascii="Arial" w:hAnsi="Arial"/>
          <w:color w:themeColor="text1" w:val="000000"/>
          <w:sz w:val="22"/>
          <w:szCs w:val="22"/>
          <w:lang w:val="en-US"/>
        </w:rPr>
        <w:t xml:space="preserve">for 20 min at room temperature. Unwashed samples were transferred into </w:t>
      </w:r>
      <w:r>
        <w:rPr>
          <w:rFonts w:cs="Arial" w:ascii="Arial" w:hAnsi="Arial"/>
          <w:sz w:val="22"/>
          <w:szCs w:val="22"/>
          <w:lang w:val="en-US"/>
        </w:rPr>
        <w:t xml:space="preserve">a Chamber µ-Slide VI 0.1 (Ibidi) and subjected to fluorescence microscopy. Afterwards samples were washed 8 times with </w:t>
      </w:r>
      <w:r>
        <w:rPr>
          <w:rFonts w:cs="Arial" w:ascii="Arial" w:hAnsi="Arial"/>
          <w:color w:themeColor="text1" w:val="000000"/>
          <w:sz w:val="22"/>
          <w:szCs w:val="22"/>
          <w:lang w:val="en-US"/>
        </w:rPr>
        <w:t>GST-wash buffer (</w:t>
      </w:r>
      <w:r>
        <w:rPr>
          <w:rFonts w:cs="Arial" w:ascii="Arial" w:hAnsi="Arial"/>
          <w:sz w:val="22"/>
          <w:szCs w:val="22"/>
          <w:lang w:val="en-US"/>
        </w:rPr>
        <w:t>20 mM HEPES pH 7.5, 150 mM NaCl, and 5 mM DTT</w:t>
      </w:r>
      <w:r>
        <w:rPr>
          <w:rFonts w:cs="Arial" w:ascii="Arial" w:hAnsi="Arial"/>
          <w:color w:themeColor="text1" w:val="000000"/>
          <w:sz w:val="22"/>
          <w:szCs w:val="22"/>
          <w:lang w:val="en-US"/>
        </w:rPr>
        <w:t>)</w:t>
      </w:r>
      <w:r>
        <w:rPr>
          <w:rFonts w:cs="Arial" w:ascii="Arial" w:hAnsi="Arial"/>
          <w:sz w:val="22"/>
          <w:szCs w:val="22"/>
          <w:lang w:val="en-US"/>
        </w:rPr>
        <w:t xml:space="preserve"> and subjected to further imaging. </w:t>
      </w:r>
    </w:p>
    <w:p>
      <w:pPr>
        <w:pStyle w:val="Normal"/>
        <w:spacing w:lineRule="auto" w:line="360"/>
        <w:jc w:val="both"/>
        <w:rPr>
          <w:rFonts w:ascii="Arial" w:hAnsi="Arial" w:cs="Arial"/>
          <w:b/>
          <w:bCs/>
          <w:i/>
          <w:i/>
          <w:iCs/>
          <w:sz w:val="22"/>
          <w:szCs w:val="22"/>
          <w:lang w:val="en-US"/>
        </w:rPr>
      </w:pPr>
      <w:r>
        <w:rPr>
          <w:rFonts w:cs="Arial" w:ascii="Arial" w:hAnsi="Arial"/>
          <w:b/>
          <w:bCs/>
          <w:i/>
          <w:iCs/>
          <w:sz w:val="22"/>
          <w:szCs w:val="22"/>
          <w:lang w:val="en-US"/>
        </w:rPr>
      </w:r>
    </w:p>
    <w:p>
      <w:pPr>
        <w:pStyle w:val="Normal"/>
        <w:spacing w:lineRule="auto" w:line="360"/>
        <w:jc w:val="both"/>
        <w:rPr>
          <w:rFonts w:ascii="Arial" w:hAnsi="Arial" w:cs="Arial"/>
          <w:b/>
          <w:bCs/>
          <w:sz w:val="22"/>
          <w:szCs w:val="22"/>
          <w:lang w:val="en-US"/>
        </w:rPr>
      </w:pPr>
      <w:r>
        <w:rPr>
          <w:rFonts w:cs="Arial" w:ascii="Arial" w:hAnsi="Arial"/>
          <w:b/>
          <w:bCs/>
          <w:sz w:val="22"/>
          <w:szCs w:val="22"/>
          <w:lang w:val="en-US"/>
        </w:rPr>
        <w:t>Protein expression in Sf9 insect cells</w:t>
      </w:r>
      <w:r>
        <w:rPr>
          <w:rFonts w:cs="Arial" w:ascii="Arial" w:hAnsi="Arial"/>
          <w:b/>
          <w:bCs/>
          <w:i/>
          <w:iCs/>
          <w:sz w:val="22"/>
          <w:szCs w:val="22"/>
          <w:lang w:val="en-US"/>
        </w:rPr>
        <w:t xml:space="preserve"> </w:t>
      </w:r>
    </w:p>
    <w:p>
      <w:pPr>
        <w:pStyle w:val="Normal"/>
        <w:spacing w:lineRule="auto" w:line="360"/>
        <w:jc w:val="both"/>
        <w:rPr>
          <w:rFonts w:ascii="Arial" w:hAnsi="Arial" w:cs="Arial"/>
          <w:sz w:val="22"/>
          <w:szCs w:val="22"/>
          <w:lang w:val="en-US"/>
        </w:rPr>
      </w:pPr>
      <w:r>
        <w:rPr>
          <w:rFonts w:cs="Arial" w:ascii="Arial" w:hAnsi="Arial"/>
          <w:sz w:val="22"/>
          <w:szCs w:val="22"/>
          <w:lang w:val="en-US"/>
        </w:rPr>
        <w:t xml:space="preserve">StrepII-GFP-Atg11 was expressed from baculovirus-infected Sf9 Spodoptera frugiperda insect cells (Expression Systems, cat # 94-001 F). The ATG11 ORF was subcloned with an N-terminal StepII-GFP tag into a pLIB library vector (reference). The recombinant bacmid carrying StrepII-GFP-Atg11 was assembled in DH10EMBacY </w:t>
      </w:r>
      <w:r>
        <w:rPr>
          <w:rFonts w:cs="Arial" w:ascii="Arial" w:hAnsi="Arial"/>
          <w:i/>
          <w:iCs/>
          <w:sz w:val="22"/>
          <w:szCs w:val="22"/>
          <w:lang w:val="en-US"/>
        </w:rPr>
        <w:t>E. coli</w:t>
      </w:r>
      <w:r>
        <w:rPr>
          <w:rFonts w:cs="Arial" w:ascii="Arial" w:hAnsi="Arial"/>
          <w:sz w:val="22"/>
          <w:szCs w:val="22"/>
          <w:lang w:val="en-US"/>
        </w:rPr>
        <w:t xml:space="preserve"> strain (Geneva Biotech). For StrepII-GFP-Atg11 expression, Sf9 cells were grown in 1 l of ESF 921 Insect Cell Culture Medium (Expression Systems) supplemented with penicillin and streptomycin at 27°C to 1×106 cells/ml, infected by the addition of 1 ml of V3 virus, and grown for 4 days at 27°C. Cells were pelleted at 500 x g for 10 min at room temperature and washed with 1xPBS pH 7.4</w:t>
      </w:r>
      <w:r>
        <w:rPr>
          <w:rFonts w:cs="Arial" w:ascii="Arial" w:hAnsi="Arial"/>
          <w:b/>
          <w:bCs/>
          <w:sz w:val="22"/>
          <w:szCs w:val="22"/>
          <w:lang w:val="en-US"/>
        </w:rPr>
        <w:t xml:space="preserve">. </w:t>
      </w:r>
      <w:r>
        <w:rPr>
          <w:rFonts w:cs="Arial" w:ascii="Arial" w:hAnsi="Arial"/>
          <w:sz w:val="22"/>
          <w:szCs w:val="22"/>
          <w:lang w:val="en-US"/>
        </w:rPr>
        <w:t>Obtained pellets were resuspended in lysis buffer (500 mM Tris pH 7.4, 1.5 M KCl, 50 mM MgCl2, 10% glycerol, 5 mM β-mercaptoethanol, 1 mM PMSF, 0.1% Triton X-100, 10 mM imidazole, completeTM protease inhibitor cocktail (Roche)). Three freeze–thaw cycles were performed. Cell lysates were frozen in liquid nitrogen followed by thawing at 4°C</w:t>
      </w:r>
      <w:r>
        <w:rPr>
          <w:rFonts w:cs="Arial" w:ascii="Arial" w:hAnsi="Arial"/>
          <w:b/>
          <w:bCs/>
          <w:sz w:val="22"/>
          <w:szCs w:val="22"/>
          <w:lang w:val="en-US"/>
        </w:rPr>
        <w:t>.</w:t>
      </w:r>
      <w:r>
        <w:rPr>
          <w:rFonts w:cs="Arial" w:ascii="Arial" w:hAnsi="Arial"/>
          <w:sz w:val="22"/>
          <w:szCs w:val="22"/>
          <w:lang w:val="en-US"/>
        </w:rPr>
        <w:t xml:space="preserve"> Benzonase® (25 U/ml; MERCK) was added and cells were incubated for 10 min on ice. Cell lysates were cleared three times by centrifugation at 15,000 x g for 10 min at 4°C and the supernatant was transferred to a new microfuge tube each time. The supernatants were recovered and applied to a Strep-Tactin®XT 4Flow®. The column was washed with Buffer W (100 Tris-HCl, 150 mM NaCl, 1 mM EDTA, pH 8.0) and the protein was eluted with Buffer BXT (100 Tris-HCl, 150 mM NaCl, 50 mM biotin, 1 mM EDTA, pH 8.0). </w:t>
      </w:r>
    </w:p>
    <w:p>
      <w:pPr>
        <w:pStyle w:val="Normal"/>
        <w:spacing w:lineRule="auto" w:line="360"/>
        <w:jc w:val="both"/>
        <w:rPr>
          <w:rFonts w:ascii="Arial" w:hAnsi="Arial" w:cs="Arial"/>
          <w:b/>
          <w:bCs/>
          <w:sz w:val="22"/>
          <w:szCs w:val="22"/>
          <w:lang w:val="en-US"/>
        </w:rPr>
      </w:pPr>
      <w:r>
        <w:rPr>
          <w:rFonts w:cs="Arial" w:ascii="Arial" w:hAnsi="Arial"/>
          <w:b/>
          <w:bCs/>
          <w:sz w:val="22"/>
          <w:szCs w:val="22"/>
          <w:lang w:val="en-US"/>
        </w:rPr>
      </w:r>
    </w:p>
    <w:p>
      <w:pPr>
        <w:pStyle w:val="Normal"/>
        <w:spacing w:lineRule="auto" w:line="360"/>
        <w:jc w:val="both"/>
        <w:rPr>
          <w:rFonts w:ascii="Arial" w:hAnsi="Arial" w:cs="Arial"/>
          <w:b/>
          <w:bCs/>
          <w:sz w:val="22"/>
          <w:szCs w:val="22"/>
          <w:lang w:val="en-US"/>
        </w:rPr>
      </w:pPr>
      <w:r>
        <w:rPr>
          <w:rFonts w:cs="Arial" w:ascii="Arial" w:hAnsi="Arial"/>
          <w:b/>
          <w:bCs/>
          <w:i/>
          <w:iCs/>
          <w:sz w:val="22"/>
          <w:szCs w:val="22"/>
          <w:lang w:val="en-US"/>
        </w:rPr>
        <w:t>In vitro</w:t>
      </w:r>
      <w:r>
        <w:rPr>
          <w:rFonts w:cs="Arial" w:ascii="Arial" w:hAnsi="Arial"/>
          <w:b/>
          <w:bCs/>
          <w:sz w:val="22"/>
          <w:szCs w:val="22"/>
          <w:lang w:val="en-US"/>
        </w:rPr>
        <w:t xml:space="preserve"> Atg11 analysis</w:t>
      </w:r>
    </w:p>
    <w:p>
      <w:pPr>
        <w:pStyle w:val="Normal"/>
        <w:spacing w:lineRule="auto" w:line="360"/>
        <w:jc w:val="both"/>
        <w:rPr>
          <w:rFonts w:ascii="Arial" w:hAnsi="Arial" w:cs="Arial"/>
          <w:sz w:val="22"/>
          <w:szCs w:val="22"/>
          <w:lang w:val="en-US"/>
        </w:rPr>
      </w:pPr>
      <w:r>
        <w:rPr>
          <w:rFonts w:cs="Arial" w:ascii="Arial" w:hAnsi="Arial"/>
          <w:sz w:val="22"/>
          <w:szCs w:val="22"/>
          <w:lang w:val="en-US"/>
        </w:rPr>
        <w:t xml:space="preserve">Purified GFP-Atg11 was diluted to a concentration between 0.005 µM and 2 µM in buffer containing 20 mM Hepes pH 7.5, 150 mM NaCl, and 5 mM DTT. For condensate formation and condensate coalescence, samples were incubated at room temperature for 20 min and transferred into a Chamber µ-Slide VI 0.1 (Ibidi) and subjected to fluorescence microscopy. Coalescence of GFP-Atg11 droplets was followed for 60 min with a time interval of 10 sec. </w:t>
      </w:r>
    </w:p>
    <w:p>
      <w:pPr>
        <w:pStyle w:val="Normal"/>
        <w:spacing w:lineRule="auto" w:line="360"/>
        <w:jc w:val="both"/>
        <w:rPr>
          <w:rFonts w:ascii="Arial" w:hAnsi="Arial" w:cs="Arial"/>
          <w:sz w:val="22"/>
          <w:szCs w:val="22"/>
          <w:lang w:val="en-US"/>
        </w:rPr>
      </w:pPr>
      <w:r>
        <w:rPr>
          <w:rFonts w:cs="Arial" w:ascii="Arial" w:hAnsi="Arial"/>
          <w:sz w:val="22"/>
          <w:szCs w:val="22"/>
          <w:lang w:val="en-US"/>
        </w:rPr>
      </w:r>
    </w:p>
    <w:p>
      <w:pPr>
        <w:pStyle w:val="Normal"/>
        <w:spacing w:lineRule="auto" w:line="360"/>
        <w:jc w:val="both"/>
        <w:rPr>
          <w:rFonts w:ascii="Arial" w:hAnsi="Arial" w:cs="Arial"/>
          <w:b/>
          <w:bCs/>
          <w:sz w:val="22"/>
          <w:szCs w:val="22"/>
          <w:lang w:val="en-US"/>
        </w:rPr>
      </w:pPr>
      <w:r>
        <w:rPr>
          <w:rFonts w:cs="Arial" w:ascii="Arial" w:hAnsi="Arial"/>
          <w:b/>
          <w:bCs/>
          <w:sz w:val="22"/>
          <w:szCs w:val="22"/>
          <w:lang w:val="en-US"/>
        </w:rPr>
        <w:t>Vacuolar purification</w:t>
      </w:r>
    </w:p>
    <w:p>
      <w:pPr>
        <w:pStyle w:val="Normal"/>
        <w:spacing w:lineRule="auto" w:line="360"/>
        <w:jc w:val="both"/>
        <w:rPr>
          <w:rFonts w:ascii="Arial" w:hAnsi="Arial" w:cs="Arial"/>
          <w:b/>
          <w:bCs/>
          <w:sz w:val="22"/>
          <w:szCs w:val="22"/>
          <w:lang w:val="en-US"/>
        </w:rPr>
      </w:pPr>
      <w:r>
        <w:rPr>
          <w:rFonts w:cs="Arial" w:ascii="Arial" w:hAnsi="Arial"/>
          <w:color w:val="212121"/>
          <w:sz w:val="22"/>
          <w:szCs w:val="22"/>
          <w:lang w:val="en-US"/>
        </w:rPr>
        <w:t>Vacuoles from Vph1</w:t>
      </w:r>
      <w:r>
        <w:rPr>
          <w:rFonts w:cs="Cambria Math" w:ascii="Cambria Math" w:hAnsi="Cambria Math"/>
          <w:color w:val="212121"/>
          <w:sz w:val="22"/>
          <w:szCs w:val="22"/>
          <w:lang w:val="en-US"/>
        </w:rPr>
        <w:t>‐</w:t>
      </w:r>
      <w:r>
        <w:rPr>
          <w:rFonts w:cs="Arial" w:ascii="Arial" w:hAnsi="Arial"/>
          <w:color w:val="212121"/>
          <w:sz w:val="22"/>
          <w:szCs w:val="22"/>
          <w:lang w:val="en-US"/>
        </w:rPr>
        <w:t>4xmCherry</w:t>
      </w:r>
      <w:r>
        <w:rPr>
          <w:rStyle w:val="Apple-converted-space"/>
          <w:rFonts w:cs="Arial" w:ascii="Arial" w:hAnsi="Arial"/>
          <w:color w:val="212121"/>
          <w:sz w:val="22"/>
          <w:szCs w:val="22"/>
          <w:lang w:val="en-US"/>
        </w:rPr>
        <w:t> </w:t>
      </w:r>
      <w:r>
        <w:rPr>
          <w:rStyle w:val="Emphasis"/>
          <w:rFonts w:cs="Arial" w:ascii="Arial" w:hAnsi="Arial"/>
          <w:color w:val="212121"/>
          <w:sz w:val="22"/>
          <w:szCs w:val="22"/>
          <w:lang w:val="en-US"/>
        </w:rPr>
        <w:t>atg15∆ pep4∆</w:t>
      </w:r>
      <w:r>
        <w:rPr>
          <w:rStyle w:val="Apple-converted-space"/>
          <w:rFonts w:cs="Arial" w:ascii="Arial" w:hAnsi="Arial"/>
          <w:color w:val="212121"/>
          <w:sz w:val="22"/>
          <w:szCs w:val="22"/>
          <w:lang w:val="en-US"/>
        </w:rPr>
        <w:t xml:space="preserve"> or Vph1-4xmCherry </w:t>
      </w:r>
      <w:r>
        <w:rPr>
          <w:rStyle w:val="Apple-converted-space"/>
          <w:rFonts w:cs="Arial" w:ascii="Arial" w:hAnsi="Arial"/>
          <w:i/>
          <w:iCs/>
          <w:color w:val="212121"/>
          <w:sz w:val="22"/>
          <w:szCs w:val="22"/>
          <w:lang w:val="en-US"/>
        </w:rPr>
        <w:t>vac8∆</w:t>
      </w:r>
      <w:r>
        <w:rPr>
          <w:rStyle w:val="Emphasis"/>
          <w:rFonts w:cs="Arial" w:ascii="Arial" w:hAnsi="Arial"/>
          <w:color w:val="212121"/>
          <w:sz w:val="22"/>
          <w:szCs w:val="22"/>
          <w:lang w:val="en-US"/>
        </w:rPr>
        <w:t xml:space="preserve"> atg15∆ pep4∆</w:t>
      </w:r>
      <w:r>
        <w:rPr>
          <w:rStyle w:val="Apple-converted-space"/>
          <w:rFonts w:cs="Arial" w:ascii="Arial" w:hAnsi="Arial"/>
          <w:color w:val="212121"/>
          <w:sz w:val="22"/>
          <w:szCs w:val="22"/>
          <w:lang w:val="en-US"/>
        </w:rPr>
        <w:t xml:space="preserve"> </w:t>
      </w:r>
      <w:r>
        <w:rPr>
          <w:rFonts w:cs="Arial" w:ascii="Arial" w:hAnsi="Arial"/>
          <w:color w:val="212121"/>
          <w:sz w:val="22"/>
          <w:szCs w:val="22"/>
          <w:lang w:val="en-US"/>
        </w:rPr>
        <w:t>cells were enriched. Cells were grown at 30°C, and a minimum of 1,000 OD</w:t>
      </w:r>
      <w:r>
        <w:rPr>
          <w:rFonts w:cs="Arial" w:ascii="Arial" w:hAnsi="Arial"/>
          <w:color w:val="212121"/>
          <w:sz w:val="22"/>
          <w:szCs w:val="22"/>
          <w:vertAlign w:val="subscript"/>
          <w:lang w:val="en-US"/>
        </w:rPr>
        <w:t>600</w:t>
      </w:r>
      <w:r>
        <w:rPr>
          <w:rFonts w:cs="Arial" w:ascii="Arial" w:hAnsi="Arial"/>
          <w:color w:val="212121"/>
          <w:sz w:val="22"/>
          <w:szCs w:val="22"/>
          <w:lang w:val="en-US"/>
        </w:rPr>
        <w:t xml:space="preserve"> units were harvested, washed, and treated in DTT-containing buffer (100 mM Tris–HCl pH 9.4; 10 mM DTT) for 20 min at 30°C. The cells were spheroplasted in YPD containing 600 mM sorbitol using recombinant lyticase for 30 min at 30°C. Spheroplasts were harvested at 1,500 </w:t>
      </w:r>
      <w:r>
        <w:rPr>
          <w:rStyle w:val="Emphasis"/>
          <w:rFonts w:cs="Arial" w:ascii="Arial" w:hAnsi="Arial"/>
          <w:i w:val="false"/>
          <w:iCs w:val="false"/>
          <w:color w:val="212121"/>
          <w:sz w:val="22"/>
          <w:szCs w:val="22"/>
          <w:lang w:val="en-US"/>
        </w:rPr>
        <w:t>x</w:t>
      </w:r>
      <w:r>
        <w:rPr>
          <w:rStyle w:val="Emphasis"/>
          <w:rFonts w:cs="Arial" w:ascii="Arial" w:hAnsi="Arial"/>
          <w:color w:val="212121"/>
          <w:sz w:val="22"/>
          <w:szCs w:val="22"/>
          <w:lang w:val="en-US"/>
        </w:rPr>
        <w:t xml:space="preserve"> </w:t>
      </w:r>
      <w:r>
        <w:rPr>
          <w:rStyle w:val="Emphasis"/>
          <w:rFonts w:cs="Arial" w:ascii="Arial" w:hAnsi="Arial"/>
          <w:i w:val="false"/>
          <w:iCs w:val="false"/>
          <w:color w:val="212121"/>
          <w:sz w:val="22"/>
          <w:szCs w:val="22"/>
          <w:lang w:val="en-US"/>
        </w:rPr>
        <w:t>g</w:t>
      </w:r>
      <w:r>
        <w:rPr>
          <w:rStyle w:val="Apple-converted-space"/>
          <w:rFonts w:cs="Arial" w:ascii="Arial" w:hAnsi="Arial"/>
          <w:color w:val="212121"/>
          <w:sz w:val="22"/>
          <w:szCs w:val="22"/>
          <w:lang w:val="en-US"/>
        </w:rPr>
        <w:t xml:space="preserve"> </w:t>
      </w:r>
      <w:r>
        <w:rPr>
          <w:rFonts w:cs="Arial" w:ascii="Arial" w:hAnsi="Arial"/>
          <w:color w:val="212121"/>
          <w:sz w:val="22"/>
          <w:szCs w:val="22"/>
          <w:lang w:val="en-US"/>
        </w:rPr>
        <w:t>for 10 min at 4°C, and the pellet was resuspended in 15% Ficoll (in PS200 buffer: 20 mM Pipes, pH 6.8; 200 mM sorbitol supplemented with cOmplete</w:t>
      </w:r>
      <w:r>
        <w:rPr>
          <w:rFonts w:cs="Arial" w:ascii="Arial" w:hAnsi="Arial"/>
          <w:color w:val="212121"/>
          <w:sz w:val="22"/>
          <w:szCs w:val="22"/>
          <w:vertAlign w:val="superscript"/>
          <w:lang w:val="en-US"/>
        </w:rPr>
        <w:t>TM</w:t>
      </w:r>
      <w:r>
        <w:rPr>
          <w:rStyle w:val="Apple-converted-space"/>
          <w:rFonts w:cs="Arial" w:ascii="Arial" w:hAnsi="Arial"/>
          <w:color w:val="212121"/>
          <w:sz w:val="22"/>
          <w:szCs w:val="22"/>
          <w:lang w:val="en-US"/>
        </w:rPr>
        <w:t> </w:t>
      </w:r>
      <w:r>
        <w:rPr>
          <w:rFonts w:cs="Arial" w:ascii="Arial" w:hAnsi="Arial"/>
          <w:color w:val="212121"/>
          <w:sz w:val="22"/>
          <w:szCs w:val="22"/>
          <w:lang w:val="en-US"/>
        </w:rPr>
        <w:t>protease inhibitor (EDTA</w:t>
      </w:r>
      <w:r>
        <w:rPr>
          <w:rFonts w:cs="Cambria Math" w:ascii="Cambria Math" w:hAnsi="Cambria Math"/>
          <w:color w:val="212121"/>
          <w:sz w:val="22"/>
          <w:szCs w:val="22"/>
          <w:lang w:val="en-US"/>
        </w:rPr>
        <w:t>‐</w:t>
      </w:r>
      <w:r>
        <w:rPr>
          <w:rFonts w:cs="Arial" w:ascii="Arial" w:hAnsi="Arial"/>
          <w:color w:val="212121"/>
          <w:sz w:val="22"/>
          <w:szCs w:val="22"/>
          <w:lang w:val="en-US"/>
        </w:rPr>
        <w:t>free, Roche)) with 0.08 µg/OD</w:t>
      </w:r>
      <w:r>
        <w:rPr>
          <w:rFonts w:cs="Arial" w:ascii="Arial" w:hAnsi="Arial"/>
          <w:color w:val="212121"/>
          <w:sz w:val="22"/>
          <w:szCs w:val="22"/>
          <w:vertAlign w:val="subscript"/>
          <w:lang w:val="en-US"/>
        </w:rPr>
        <w:t>600</w:t>
      </w:r>
      <w:r>
        <w:rPr>
          <w:rFonts w:cs="Arial" w:ascii="Arial" w:hAnsi="Arial"/>
          <w:color w:val="212121"/>
          <w:sz w:val="22"/>
          <w:szCs w:val="22"/>
          <w:lang w:val="en-US"/>
        </w:rPr>
        <w:t xml:space="preserve"> unit DEAE</w:t>
      </w:r>
      <w:r>
        <w:rPr>
          <w:rFonts w:cs="Cambria Math" w:ascii="Cambria Math" w:hAnsi="Cambria Math"/>
          <w:color w:val="212121"/>
          <w:sz w:val="22"/>
          <w:szCs w:val="22"/>
          <w:lang w:val="en-US"/>
        </w:rPr>
        <w:t>‐</w:t>
      </w:r>
      <w:r>
        <w:rPr>
          <w:rFonts w:cs="Arial" w:ascii="Arial" w:hAnsi="Arial"/>
          <w:color w:val="212121"/>
          <w:sz w:val="22"/>
          <w:szCs w:val="22"/>
          <w:lang w:val="en-US"/>
        </w:rPr>
        <w:t xml:space="preserve">Dextran. The samples were briefly centrifuged at 20,000 x </w:t>
      </w:r>
      <w:r>
        <w:rPr>
          <w:rStyle w:val="Emphasis"/>
          <w:rFonts w:cs="Arial" w:ascii="Arial" w:hAnsi="Arial"/>
          <w:i w:val="false"/>
          <w:iCs w:val="false"/>
          <w:color w:val="212121"/>
          <w:sz w:val="22"/>
          <w:szCs w:val="22"/>
          <w:lang w:val="en-US"/>
        </w:rPr>
        <w:t>g</w:t>
      </w:r>
      <w:r>
        <w:rPr>
          <w:rFonts w:cs="Arial" w:ascii="Arial" w:hAnsi="Arial"/>
          <w:color w:val="212121"/>
          <w:sz w:val="22"/>
          <w:szCs w:val="22"/>
          <w:lang w:val="en-US"/>
        </w:rPr>
        <w:t>, 10 min, 4°C using an ultracentrifuge (Optima MAX</w:t>
      </w:r>
      <w:r>
        <w:rPr>
          <w:rFonts w:cs="Cambria Math" w:ascii="Cambria Math" w:hAnsi="Cambria Math"/>
          <w:color w:val="212121"/>
          <w:sz w:val="22"/>
          <w:szCs w:val="22"/>
          <w:lang w:val="en-US"/>
        </w:rPr>
        <w:t>‐</w:t>
      </w:r>
      <w:r>
        <w:rPr>
          <w:rFonts w:cs="Arial" w:ascii="Arial" w:hAnsi="Arial"/>
          <w:color w:val="212121"/>
          <w:sz w:val="22"/>
          <w:szCs w:val="22"/>
          <w:lang w:val="en-US"/>
        </w:rPr>
        <w:t>130K Ultracentrifuge (Beckmann)). The pellet was taken up in 15% Ficoll and overlayed with 8%, 4% and 0% Ficoll solution. The gradient was centrifuged at 100,000 x g</w:t>
      </w:r>
      <w:r>
        <w:rPr>
          <w:rStyle w:val="Apple-converted-space"/>
          <w:rFonts w:cs="Arial" w:ascii="Arial" w:hAnsi="Arial"/>
          <w:color w:val="212121"/>
          <w:sz w:val="22"/>
          <w:szCs w:val="22"/>
          <w:lang w:val="en-US"/>
        </w:rPr>
        <w:t xml:space="preserve"> </w:t>
      </w:r>
      <w:r>
        <w:rPr>
          <w:rFonts w:cs="Arial" w:ascii="Arial" w:hAnsi="Arial"/>
          <w:color w:val="212121"/>
          <w:sz w:val="22"/>
          <w:szCs w:val="22"/>
          <w:lang w:val="en-US"/>
        </w:rPr>
        <w:t xml:space="preserve">for 80 min, 4°C (Sorvall WX Ultracentrifuge). The enriched vacuoles at the 0–4% interface were collected and concentrated at 20,000 x </w:t>
      </w:r>
      <w:r>
        <w:rPr>
          <w:rStyle w:val="Emphasis"/>
          <w:rFonts w:cs="Arial" w:ascii="Arial" w:hAnsi="Arial"/>
          <w:i w:val="false"/>
          <w:iCs w:val="false"/>
          <w:color w:val="212121"/>
          <w:sz w:val="22"/>
          <w:szCs w:val="22"/>
          <w:lang w:val="en-US"/>
        </w:rPr>
        <w:t>g</w:t>
      </w:r>
      <w:r>
        <w:rPr>
          <w:rFonts w:cs="Arial" w:ascii="Arial" w:hAnsi="Arial"/>
          <w:color w:val="212121"/>
          <w:sz w:val="22"/>
          <w:szCs w:val="22"/>
          <w:lang w:val="en-US"/>
        </w:rPr>
        <w:t xml:space="preserve">, 20 min, 4°C, and finally, the vacuoles were taken up in PS200 buffer. </w:t>
      </w:r>
    </w:p>
    <w:p>
      <w:pPr>
        <w:pStyle w:val="Normal"/>
        <w:spacing w:lineRule="auto" w:line="360"/>
        <w:jc w:val="both"/>
        <w:rPr>
          <w:rFonts w:ascii="Arial" w:hAnsi="Arial" w:cs="Arial"/>
          <w:sz w:val="22"/>
          <w:szCs w:val="22"/>
          <w:lang w:val="en-US"/>
        </w:rPr>
      </w:pPr>
      <w:r>
        <w:rPr>
          <w:rFonts w:cs="Arial" w:ascii="Arial" w:hAnsi="Arial"/>
          <w:sz w:val="22"/>
          <w:szCs w:val="22"/>
          <w:lang w:val="en-US"/>
        </w:rPr>
      </w:r>
    </w:p>
    <w:p>
      <w:pPr>
        <w:pStyle w:val="Normal"/>
        <w:spacing w:lineRule="auto" w:line="360"/>
        <w:jc w:val="both"/>
        <w:rPr>
          <w:rFonts w:ascii="Arial" w:hAnsi="Arial" w:cs="Arial"/>
          <w:b/>
          <w:bCs/>
          <w:sz w:val="22"/>
          <w:szCs w:val="22"/>
          <w:lang w:val="en-US"/>
        </w:rPr>
      </w:pPr>
      <w:r>
        <w:rPr>
          <w:rFonts w:cs="Arial" w:ascii="Arial" w:hAnsi="Arial"/>
          <w:b/>
          <w:bCs/>
          <w:sz w:val="22"/>
          <w:szCs w:val="22"/>
          <w:lang w:val="en-US"/>
        </w:rPr>
        <w:t>Mammalian cell lines, cell culture conditions and stable cell line generation</w:t>
      </w:r>
    </w:p>
    <w:p>
      <w:pPr>
        <w:pStyle w:val="Normal"/>
        <w:spacing w:lineRule="auto" w:line="360"/>
        <w:jc w:val="both"/>
        <w:rPr>
          <w:rFonts w:ascii="Arial" w:hAnsi="Arial" w:cs="Arial"/>
          <w:sz w:val="22"/>
          <w:szCs w:val="22"/>
          <w:lang w:val="en-US"/>
        </w:rPr>
      </w:pPr>
      <w:r>
        <w:rPr>
          <w:rFonts w:cs="Arial" w:ascii="Arial" w:hAnsi="Arial"/>
          <w:sz w:val="22"/>
          <w:szCs w:val="22"/>
          <w:lang w:val="en-US"/>
        </w:rPr>
        <w:t>The following mammalian cell lines were used in this study: cCE308: U2OS Flp-In T-REx cell line with stably integrated FRB-FIS1</w:t>
      </w:r>
      <w:r>
        <w:rPr>
          <w:rFonts w:cs="Arial" w:ascii="Arial" w:hAnsi="Arial"/>
          <w:sz w:val="22"/>
          <w:szCs w:val="22"/>
          <w:vertAlign w:val="superscript"/>
          <w:lang w:val="en-US"/>
        </w:rPr>
        <w:t>93-152</w:t>
      </w:r>
      <w:r>
        <w:rPr>
          <w:rFonts w:cs="Arial" w:ascii="Arial" w:hAnsi="Arial"/>
          <w:sz w:val="22"/>
          <w:szCs w:val="22"/>
          <w:lang w:val="en-US"/>
        </w:rPr>
        <w:t>, used for the live fluorescent microscopy experiments. cCE377: U2OS Flp-In T-REx cell line with stably integrated FRB-FIS1</w:t>
      </w:r>
      <w:r>
        <w:rPr>
          <w:rFonts w:cs="Arial" w:ascii="Arial" w:hAnsi="Arial"/>
          <w:sz w:val="22"/>
          <w:szCs w:val="22"/>
          <w:vertAlign w:val="superscript"/>
          <w:lang w:val="en-US"/>
        </w:rPr>
        <w:t>93-152</w:t>
      </w:r>
      <w:r>
        <w:rPr>
          <w:rFonts w:cs="Arial" w:ascii="Arial" w:hAnsi="Arial"/>
          <w:sz w:val="22"/>
          <w:szCs w:val="22"/>
          <w:lang w:val="en-US"/>
        </w:rPr>
        <w:t>, mt-mKeima and 2xFKBP-GFP-ULK1, used for the mKeima assay experiments. cRB7: stable HEK293 Flp-In T-REx cell line with stably integrated FRB-FIS1</w:t>
      </w:r>
      <w:r>
        <w:rPr>
          <w:rFonts w:cs="Arial" w:ascii="Arial" w:hAnsi="Arial"/>
          <w:sz w:val="22"/>
          <w:szCs w:val="22"/>
          <w:vertAlign w:val="superscript"/>
          <w:lang w:val="en-US"/>
        </w:rPr>
        <w:t>93-152</w:t>
      </w:r>
      <w:r>
        <w:rPr>
          <w:rFonts w:cs="Arial" w:ascii="Arial" w:hAnsi="Arial"/>
          <w:sz w:val="22"/>
          <w:szCs w:val="22"/>
          <w:lang w:val="en-US"/>
        </w:rPr>
        <w:t>, mt-mKeima and 2xFKBP-APEX2-ULK1. cRB12: stable HEK293 Flp-In T-REx cell line with stably integrated FRB-FIS1</w:t>
      </w:r>
      <w:r>
        <w:rPr>
          <w:rFonts w:cs="Arial" w:ascii="Arial" w:hAnsi="Arial"/>
          <w:sz w:val="22"/>
          <w:szCs w:val="22"/>
          <w:vertAlign w:val="superscript"/>
          <w:lang w:val="en-US"/>
        </w:rPr>
        <w:t>93-152</w:t>
      </w:r>
      <w:r>
        <w:rPr>
          <w:rFonts w:cs="Arial" w:ascii="Arial" w:hAnsi="Arial"/>
          <w:sz w:val="22"/>
          <w:szCs w:val="22"/>
          <w:lang w:val="en-US"/>
        </w:rPr>
        <w:t xml:space="preserve">, mt-mKeima and 2xFKBP-APEX2. Both cRB7 and cRB12 were used for the affinity purification/MS experiments. </w:t>
      </w:r>
    </w:p>
    <w:p>
      <w:pPr>
        <w:pStyle w:val="Normal"/>
        <w:spacing w:lineRule="auto" w:line="360"/>
        <w:jc w:val="both"/>
        <w:rPr>
          <w:rFonts w:ascii="Arial" w:hAnsi="Arial" w:cs="Arial"/>
          <w:sz w:val="22"/>
          <w:szCs w:val="22"/>
          <w:lang w:val="en-US"/>
        </w:rPr>
      </w:pPr>
      <w:r>
        <w:rPr>
          <w:rFonts w:cs="Arial" w:ascii="Arial" w:hAnsi="Arial"/>
          <w:sz w:val="22"/>
          <w:szCs w:val="22"/>
          <w:lang w:val="en-US"/>
        </w:rPr>
        <w:t>All three cell lines, cCE377, cRB7, and cRB12, were created by integration of Flp-In expression vectors into either HEK293 (R78007, ThermoFisher Scientific) or U2OS (K650001, Thermo Fisher Scientific) Flp-In T-rex cells and are Hygromycin and Blasticidin resistant.</w:t>
      </w:r>
    </w:p>
    <w:p>
      <w:pPr>
        <w:pStyle w:val="Normal"/>
        <w:spacing w:lineRule="auto" w:line="360"/>
        <w:jc w:val="both"/>
        <w:rPr>
          <w:rFonts w:ascii="Arial" w:hAnsi="Arial" w:cs="Arial"/>
          <w:sz w:val="22"/>
          <w:szCs w:val="22"/>
          <w:lang w:val="en-US"/>
        </w:rPr>
      </w:pPr>
      <w:r>
        <w:rPr>
          <w:rFonts w:cs="Arial" w:ascii="Arial" w:hAnsi="Arial"/>
          <w:sz w:val="22"/>
          <w:szCs w:val="22"/>
          <w:lang w:val="en-US"/>
        </w:rPr>
        <w:t xml:space="preserve">Both HEK293 and U2OS Flp-In T-REx cell lines were grown in Dulbecco’s modified Eagle’s medium (DMEM, Sigma-Aldrich, D6429) containing 10% fetal bovine serum (FBS, Sigma, F7524-500ML), 5 U/ml penicillin (Sigma, P4333-100ML), and 50 μg/ml streptomycin (Sigma, P4333-100ML). The cells were incubated at 37°C in a humidified 5% (v/v) CO2-air atmosphere. </w:t>
      </w:r>
    </w:p>
    <w:p>
      <w:pPr>
        <w:pStyle w:val="Normal"/>
        <w:spacing w:lineRule="auto" w:line="360"/>
        <w:jc w:val="both"/>
        <w:rPr>
          <w:rFonts w:ascii="Arial" w:hAnsi="Arial" w:cs="Arial"/>
          <w:sz w:val="22"/>
          <w:szCs w:val="22"/>
          <w:highlight w:val="yellow"/>
          <w:lang w:val="en-US"/>
        </w:rPr>
      </w:pPr>
      <w:r>
        <w:rPr>
          <w:rFonts w:cs="Arial" w:ascii="Arial" w:hAnsi="Arial"/>
          <w:sz w:val="22"/>
          <w:szCs w:val="22"/>
          <w:lang w:val="en-US"/>
        </w:rPr>
        <w:t>To generate the HEK293 and U2OS Flp-In T-REx cell lines, cells were seeded in six-well plates (Sarstedt, 83.3920), at a density of 500,000 per well and allowed to grow overnight in antibiotic-free medium. The following day, the cells were co-transfected with a 1:10 ratio of Flp-In expression vector (pCE70 for 2xFKBP-GFP-ULK1, pRB7 for 2xFKBP-APEX2-ULK1 and pRB30 for 2xFKBP-APEX2) to Flp-recombinase plasmid pOG44 (Thermo Fisher Scientific, V600520). After 24 h, the media was changed with one supplemented with 15 μg/ml Blasticidin (InvivoGen, ant-bl-05). Further 24 h later, cells were expanded from the six-well plates to p100 dishes (Sarstedt, #83.3902.300), and the media was changed to one containing 15 μg/ml Blasticidin (InvivoGen, ant-bl-05) and 100 μg/ml Hygromycin B Gold (InvivoGen, ant-hg-1). The Hygromycin B Gold treatment allowed for selection of the cells that stably integrated the construct. Selection media were then changed every five days. Colonies were then picked and transferred to 24-well plates (Sarstedt, 83.3922.005) and expanded. The cells were then checked for doxycycline-inducible target gene expression using Western blotting. All cells were periodically tested for mycoplasma contamination.</w:t>
      </w:r>
    </w:p>
    <w:p>
      <w:pPr>
        <w:pStyle w:val="Normal"/>
        <w:spacing w:lineRule="auto" w:line="360"/>
        <w:jc w:val="both"/>
        <w:rPr>
          <w:rFonts w:ascii="Arial" w:hAnsi="Arial" w:cs="Arial"/>
          <w:sz w:val="22"/>
          <w:szCs w:val="22"/>
          <w:highlight w:val="yellow"/>
          <w:lang w:val="en-US"/>
        </w:rPr>
      </w:pPr>
      <w:r>
        <w:rPr>
          <w:rFonts w:cs="Arial" w:ascii="Arial" w:hAnsi="Arial"/>
          <w:sz w:val="22"/>
          <w:szCs w:val="22"/>
          <w:highlight w:val="yellow"/>
          <w:lang w:val="en-US"/>
        </w:rPr>
      </w:r>
    </w:p>
    <w:p>
      <w:pPr>
        <w:pStyle w:val="Normal"/>
        <w:spacing w:lineRule="auto" w:line="360"/>
        <w:jc w:val="both"/>
        <w:rPr>
          <w:rFonts w:ascii="Arial" w:hAnsi="Arial" w:cs="Arial"/>
          <w:b/>
          <w:bCs/>
          <w:sz w:val="22"/>
          <w:szCs w:val="22"/>
          <w:lang w:val="en-US"/>
        </w:rPr>
      </w:pPr>
      <w:r>
        <w:rPr>
          <w:rFonts w:cs="Arial" w:ascii="Arial" w:hAnsi="Arial"/>
          <w:b/>
          <w:bCs/>
          <w:sz w:val="22"/>
          <w:szCs w:val="22"/>
          <w:lang w:val="en-US"/>
        </w:rPr>
        <w:t>siRNA treatment</w:t>
      </w:r>
    </w:p>
    <w:p>
      <w:pPr>
        <w:pStyle w:val="Normal"/>
        <w:spacing w:lineRule="auto" w:line="360"/>
        <w:jc w:val="both"/>
        <w:rPr>
          <w:rFonts w:ascii="Arial" w:hAnsi="Arial" w:cs="Arial"/>
          <w:sz w:val="22"/>
          <w:szCs w:val="22"/>
          <w:lang w:val="en-US"/>
        </w:rPr>
      </w:pPr>
      <w:r>
        <w:rPr>
          <w:rFonts w:cs="Arial" w:ascii="Arial" w:hAnsi="Arial"/>
          <w:sz w:val="22"/>
          <w:szCs w:val="22"/>
          <w:lang w:val="en-US"/>
        </w:rPr>
        <w:t>To knockdown the expression of endogenous FIP200, cells were treated with two different siRNAs for FIP200: ON-TARGETplus Human RB1CC1 siRNA (Dharmacon, J-021117-05-0010) and Human RB1CC1 siRNA HSS114818 (Invitrogen, 91044774) at a final concentration of 20 nM each. As a negative control, the wild type cell lines were treated with an ON-TARGETplus non-targeting siRNA #1 (Dharmacon, D-001810-01-05). siRNAs were transfected using ViaFect (E4981, Promega) according to the manufacturer’s instructions.</w:t>
      </w:r>
    </w:p>
    <w:p>
      <w:pPr>
        <w:pStyle w:val="Normal"/>
        <w:spacing w:lineRule="auto" w:line="360"/>
        <w:jc w:val="both"/>
        <w:rPr>
          <w:rFonts w:ascii="Arial" w:hAnsi="Arial" w:cs="Arial"/>
          <w:sz w:val="22"/>
          <w:szCs w:val="22"/>
          <w:highlight w:val="yellow"/>
          <w:lang w:val="en-US"/>
        </w:rPr>
      </w:pPr>
      <w:r>
        <w:rPr>
          <w:rFonts w:cs="Arial" w:ascii="Arial" w:hAnsi="Arial"/>
          <w:sz w:val="22"/>
          <w:szCs w:val="22"/>
          <w:highlight w:val="yellow"/>
          <w:lang w:val="en-US"/>
        </w:rPr>
      </w:r>
    </w:p>
    <w:p>
      <w:pPr>
        <w:pStyle w:val="Normal"/>
        <w:spacing w:lineRule="auto" w:line="360"/>
        <w:jc w:val="both"/>
        <w:rPr>
          <w:rFonts w:ascii="Arial" w:hAnsi="Arial" w:cs="Arial"/>
          <w:sz w:val="22"/>
          <w:szCs w:val="22"/>
          <w:lang w:val="en-US"/>
        </w:rPr>
      </w:pPr>
      <w:r>
        <w:rPr>
          <w:rFonts w:cs="Arial" w:ascii="Arial" w:hAnsi="Arial"/>
          <w:b/>
          <w:bCs/>
          <w:sz w:val="22"/>
          <w:szCs w:val="22"/>
          <w:lang w:val="en-US"/>
        </w:rPr>
        <w:t>Sample processing for mass spectrometry analysis</w:t>
      </w:r>
    </w:p>
    <w:p>
      <w:pPr>
        <w:pStyle w:val="Normal"/>
        <w:spacing w:lineRule="auto" w:line="360"/>
        <w:jc w:val="both"/>
        <w:rPr>
          <w:rFonts w:ascii="Arial" w:hAnsi="Arial" w:cs="Arial"/>
          <w:sz w:val="22"/>
          <w:szCs w:val="22"/>
          <w:lang w:val="en-US"/>
        </w:rPr>
      </w:pPr>
      <w:r>
        <w:rPr>
          <w:rFonts w:cs="Arial" w:ascii="Arial" w:hAnsi="Arial"/>
          <w:sz w:val="22"/>
          <w:szCs w:val="22"/>
          <w:lang w:val="en-US"/>
        </w:rPr>
        <w:t xml:space="preserve">HEK293 Flp-In T-REx cells were freshly thawed and seeded, and after 24 h, the cells were treated with the indicated siRNA (non-coding or siFIP200) for 72 h before harvesting. The day before harvesting, the cells were treated with 1 µg/ml of doxycycline (Sigma, D9891-10g) to induce the expression of the Flp-In integrated construct: 2xFKBP-myc-APEX2 for cRB12 and 2xFKBP-myc-APEX2-ULK1 for cRB7. On the day of the harvesting, 72 h after siRNA treatment, the cells were treated with 500 µM of biotin-phenol (IrisBiotech, 41994-02-9/LS-3500.5000) and, when indicated with 0.5 µM of rapalog (A/C Heterodimerizer, TaKaRa, 635056) for 1 h at 37°C. To induce the peroxidase activity of APEX2 and the formation of a biotinylated area, the cells were treated for 1 min with 1 mM H2O2 (Roth, CP26.5). Quickly after the 1 min H2O2 pulse, the cells were washed with DPBS (Sigma, D8537-500ML) and, to avoid further biotinylation from the APEX2, the cells were washed with quenching buffer (DPBS, 10 mM sodium ascorbate (Sigma, 11140-50G) and 5 mM Trolox (Sigma, 238813-25G)). The cells were then scraped, harvested, and lysed in RIPA buffer (50 mM Tris, 150 mM NaCl, 0.1% SDS, 0.5% sodium deoxycholate, 1% TritonX-100, 1x protease inhibitor cocktail (Roche, 05056489001)), supplemented with quenching reagents (10 mM sodium ascorbate, 1 mM Trolox). To clear the lysate, the cells were centrifuged at 10,000 x g at 4°C for 15 min. </w:t>
      </w:r>
    </w:p>
    <w:p>
      <w:pPr>
        <w:pStyle w:val="Normal"/>
        <w:spacing w:lineRule="auto" w:line="360"/>
        <w:jc w:val="both"/>
        <w:rPr>
          <w:rFonts w:ascii="Arial" w:hAnsi="Arial" w:cs="Arial"/>
          <w:sz w:val="22"/>
          <w:szCs w:val="22"/>
          <w:lang w:val="en-US"/>
        </w:rPr>
      </w:pPr>
      <w:r>
        <w:rPr>
          <w:rFonts w:cs="Arial" w:ascii="Arial" w:hAnsi="Arial"/>
          <w:sz w:val="22"/>
          <w:szCs w:val="22"/>
          <w:lang w:val="en-US"/>
        </w:rPr>
        <w:t xml:space="preserve">Magnetic streptavidin beads (Pierce, Thermo Scientific, 88816) were chemically acetylated using Sulfo-NHS-acetate (Pierce, Thermo Scientific, 26777) to prevent contamination with co-digested streptavidin peptides </w:t>
      </w:r>
      <w:r>
        <w:fldChar w:fldCharType="begin"/>
      </w:r>
      <w:r>
        <w:rPr>
          <w:sz w:val="22"/>
          <w:szCs w:val="22"/>
          <w:highlight w:val="yellow"/>
          <w:rFonts w:cs="Arial" w:ascii="Arial" w:hAnsi="Arial"/>
          <w:lang w:val="en-US"/>
        </w:rPr>
        <w:instrText xml:space="preserve">ADDIN ZOTERO_ITEM CSL_CITATION {"citationID":"ku1ZVLfr","properties":{"formattedCitation":"\\super 46,47\\nosupersub{}","plainCitation":"46,47","noteIndex":0},"citationItems":[{"id":609,"uris":["http://zotero.org/users/local/pqnyHZtz/items/I5PKDUXZ"],"itemData":{"id":609,"type":"article-journal","abstract":"In mass-spectrometry-based interaction proteomics on-bead digestion protocols are commonly applied after affinity-enrichment due to their simplicity and high efficiency. However...","language":"en","source":"www.protocols.io","title":"Acetylation of lysines on affinity-purification matrices to reduce co-digestion of bead-bound ligands","URL":"https://www.protocols.io/view/acetylation-of-lysines-on-affinity-purification-ma-cz7ex9je","author":[{"family":"Hollenstein","given":"David M."},{"family":"Maurer-Granofszky","given":"Margarita"},{"family":"Anrather","given":"Dorothea"},{"family":"Gossenreiter","given":"Thomas"},{"family":"Hartl","given":"Natascha"},{"family":"Hartl","given":"Markus"}],"accessed":{"date-parts":[["2024",1,2]]},"issued":{"date-parts":[["2023",9,19]]}}},{"id":613,"uris":["http://zotero.org/users/local/pqnyHZtz/items/HVWXD4HW"],"itemData":{"id":613,"type":"article-journal","abstract":"We present an effective, fast, and user-friendly method to reduce codigestion of bead-bound ligands, such as antibodies or streptavidin, in affinity purification-mass spectrometry experiments. A short preincubation of beads with Sulfo-NHS-Acetate leads to chemical acetylation of lysine residues, making ligands insusceptible to Lys-C-mediated proteolysis. In contrast to similar approaches, our procedure offers the advantage of exclusively using nontoxic chemicals and employing mild chemical reaction conditions. After binding of bait proteins to Sulfo-NHS-Acetate treated beads, we employ a two-step digestion protocol with the sequential use of Lys-C protease for on-bead digestion followed by in-solution digestion of the released proteins with trypsin. The implementation of this protocol results in a strong reduction of contaminating ligand peptides, which allows significantly higher amounts of sample to be subjected to LC–MS analysis, improving sensitivity and quantitative accuracy.","container-title":"Journal of Proteome Research","DOI":"10.1021/acs.jproteome.3c00424","ISSN":"1535-3893","issue":"10","journalAbbreviation":"J. Proteome Res.","note":"publisher: American Chemical Society","page":"3383-3391","source":"ACS Publications","title":"Chemical Acetylation of Ligands and Two-Step Digestion Protocol for Reducing Codigestion in Affinity Purification–Mass Spectrometry","volume":"22","author":[{"family":"Hollenstein","given":"David M."},{"family":"Maurer-Granofszky","given":"Margarita"},{"family":"Reiter","given":"Wolfgang"},{"family":"Anrather","given":"Dorothea"},{"family":"Gossenreiter","given":"Thomas"},{"family":"Babic","given":"Riccardo"},{"family":"Hartl","given":"Natascha"},{"family":"Kraft","given":"Claudine"},{"family":"Hartl","given":"Markus"}],"issued":{"date-parts":[["2023",10,6]]}}}],"schema":"https://github.com/citation-style-language/schema/raw/master/csl-citation.json"}</w:instrText>
      </w:r>
      <w:r>
        <w:rPr>
          <w:rFonts w:cs="Arial" w:ascii="Arial" w:hAnsi="Arial"/>
          <w:sz w:val="22"/>
          <w:szCs w:val="22"/>
          <w:highlight w:val="yellow"/>
          <w:lang w:val="en-US"/>
        </w:rPr>
      </w:r>
      <w:r>
        <w:rPr>
          <w:sz w:val="22"/>
          <w:szCs w:val="22"/>
          <w:highlight w:val="yellow"/>
          <w:rFonts w:cs="Arial" w:ascii="Arial" w:hAnsi="Arial"/>
          <w:lang w:val="en-US"/>
        </w:rPr>
        <w:fldChar w:fldCharType="separate"/>
      </w:r>
      <w:r>
        <w:rPr>
          <w:rFonts w:cs="Arial" w:ascii="Arial" w:hAnsi="Arial"/>
          <w:sz w:val="22"/>
          <w:szCs w:val="22"/>
          <w:highlight w:val="yellow"/>
          <w:lang w:val="en-US"/>
        </w:rPr>
      </w:r>
      <w:r>
        <w:rPr>
          <w:rFonts w:cs="Arial" w:ascii="Arial" w:hAnsi="Arial"/>
          <w:kern w:val="0"/>
          <w:sz w:val="22"/>
          <w:vertAlign w:val="superscript"/>
          <w:lang w:val="en-GB"/>
        </w:rPr>
        <w:t>46,47</w:t>
      </w:r>
      <w:r>
        <w:rPr>
          <w:rFonts w:cs="Arial" w:ascii="Arial" w:hAnsi="Arial"/>
          <w:sz w:val="22"/>
          <w:szCs w:val="22"/>
          <w:highlight w:val="yellow"/>
          <w:lang w:val="en-US"/>
        </w:rPr>
      </w:r>
      <w:r>
        <w:rPr>
          <w:sz w:val="22"/>
          <w:szCs w:val="22"/>
          <w:highlight w:val="yellow"/>
          <w:rFonts w:cs="Arial" w:ascii="Arial" w:hAnsi="Arial"/>
          <w:lang w:val="en-US"/>
        </w:rPr>
        <w:fldChar w:fldCharType="end"/>
      </w:r>
      <w:r>
        <w:rPr>
          <w:rFonts w:cs="Arial" w:ascii="Arial" w:hAnsi="Arial"/>
          <w:sz w:val="22"/>
          <w:szCs w:val="22"/>
          <w:lang w:val="en-US"/>
        </w:rPr>
        <w:t>. The supernatant of the cell lysate was incubated for 1 h at 4°C with the S-NHS-Ac treated magnetic streptavidin beads. After incubation, the samples were washed five times with Tris buffer (50 mM Tris, 150 mM NaCl) and three times with 50 mM ABC buffer (ammonium bicarbonate, Sigma, 09830-1KG). The beads were transferred to a new tube and resuspended in 50 µl 1 M urea and 50 mM ammonium bicarbonate. Samples were reduced with 2 µl of 250 mM dithiothreitol (DDT, Roche, 10708984001) for 30 min at room temperature and alkylated with 2 µl of 500 mM iodoacetamide (IAA, Sigma, I6125-5G) for 30 min at room temperature in the dark. The remaining IAA was quenched with 1 µl of 250 mM DTT for 10 min. Proteins were digested with 150 ng LysC (FUJIFILM Wako Pure Chemical Corp., 125-02543) at 25°C overnight. The supernatant was transferred to a new 0.2 ml vial and further digested for 5 h at 37°C by the addition of 150 ng trypsin (Trypsin Gold, Mass Spec grade, Promega, V5280). The digest was stopped by the addition of trifluoroacetic acid (TFA) to a final concentration of 0.5%, and the peptides were desalted using a 96-well OASIS HLB µElution plate (Waters, 30 µm particle size, 186001828BA) following the manufacturer’s protocol.</w:t>
      </w:r>
    </w:p>
    <w:p>
      <w:pPr>
        <w:pStyle w:val="Normal"/>
        <w:spacing w:lineRule="auto" w:line="360"/>
        <w:rPr>
          <w:rFonts w:ascii="Arial" w:hAnsi="Arial" w:cs="Arial"/>
          <w:sz w:val="22"/>
          <w:szCs w:val="22"/>
          <w:lang w:val="en-US"/>
        </w:rPr>
      </w:pPr>
      <w:r>
        <w:rPr>
          <w:rFonts w:cs="Arial" w:ascii="Arial" w:hAnsi="Arial"/>
          <w:sz w:val="22"/>
          <w:szCs w:val="22"/>
          <w:lang w:val="en-US"/>
        </w:rPr>
      </w:r>
    </w:p>
    <w:p>
      <w:pPr>
        <w:pStyle w:val="Normal"/>
        <w:spacing w:lineRule="auto" w:line="360"/>
        <w:rPr>
          <w:rFonts w:ascii="Arial" w:hAnsi="Arial" w:cs="Arial"/>
          <w:sz w:val="22"/>
          <w:szCs w:val="22"/>
          <w:lang w:val="en-US"/>
        </w:rPr>
      </w:pPr>
      <w:r>
        <w:rPr>
          <w:rFonts w:cs="Arial" w:ascii="Arial" w:hAnsi="Arial"/>
          <w:b/>
          <w:sz w:val="22"/>
          <w:szCs w:val="22"/>
          <w:lang w:val="en-US"/>
        </w:rPr>
        <w:t>Liquid chromatography-mass spectrometry analysis</w:t>
      </w:r>
    </w:p>
    <w:p>
      <w:pPr>
        <w:pStyle w:val="Normal"/>
        <w:spacing w:lineRule="auto" w:line="360"/>
        <w:jc w:val="both"/>
        <w:rPr>
          <w:rFonts w:ascii="Arial" w:hAnsi="Arial" w:cs="Arial"/>
          <w:sz w:val="22"/>
          <w:szCs w:val="22"/>
          <w:lang w:val="en-US"/>
        </w:rPr>
      </w:pPr>
      <w:r>
        <w:rPr>
          <w:rFonts w:cs="Arial" w:ascii="Arial" w:hAnsi="Arial"/>
          <w:sz w:val="22"/>
          <w:szCs w:val="22"/>
          <w:lang w:val="en-US"/>
        </w:rPr>
        <w:t xml:space="preserve">Peptides were separated on an Ultimate 3000 RSLC nano-flow chromatography system (Thermo-Fisher), using a pre-column for sample loading (Acclaim PepMap C18, 2 cm × 0.1 mm, 5 μm, Thermo-Fisher) and a C18 analytical column (Acclaim PepMap C18, 50 cm × 0.75 mm, 2 μm, Thermo-Fisher), applying a segmented linear gradient from 2% to 35% and finally 80% solvent B (80% acetonitrile, 0.1% formic acid; solvent A 0.1% formic acid) at a flow rate of 230 nl/min over 60 min. </w:t>
      </w:r>
    </w:p>
    <w:p>
      <w:pPr>
        <w:pStyle w:val="Normal"/>
        <w:spacing w:lineRule="auto" w:line="360"/>
        <w:jc w:val="both"/>
        <w:rPr>
          <w:rFonts w:ascii="Arial" w:hAnsi="Arial" w:cs="Arial"/>
          <w:b/>
          <w:sz w:val="22"/>
          <w:szCs w:val="22"/>
          <w:lang w:val="en-US"/>
        </w:rPr>
      </w:pPr>
      <w:r>
        <w:rPr>
          <w:rFonts w:cs="Arial" w:ascii="Arial" w:hAnsi="Arial"/>
          <w:sz w:val="22"/>
          <w:szCs w:val="22"/>
          <w:lang w:val="en-US"/>
        </w:rPr>
        <w:t>Eluting peptides were analyzed on an Exploris 480 Orbitrap mass spectrometer (Thermo-Fisher), which was coupled to the column with a FAIMS pro ion-source (Thermo-Fisher) using coated emitter tips (PepSep, MSWil).</w:t>
      </w:r>
      <w:r>
        <w:rPr>
          <w:rFonts w:cs="Arial" w:ascii="Arial" w:hAnsi="Arial"/>
          <w:b/>
          <w:sz w:val="22"/>
          <w:szCs w:val="22"/>
          <w:lang w:val="en-US"/>
        </w:rPr>
        <w:t xml:space="preserve"> </w:t>
      </w:r>
      <w:r>
        <w:rPr>
          <w:rFonts w:cs="Arial" w:ascii="Arial" w:hAnsi="Arial"/>
          <w:sz w:val="22"/>
          <w:szCs w:val="22"/>
          <w:lang w:val="en-US"/>
        </w:rPr>
        <w:t xml:space="preserve">The mass spectrometer was operated in DIA mode with the FAIMS CV set to -45, the survey scans were obtained in a mass range of 350-1200 m/z, at a resolution of 60k at 200 m/z and a normalized AGC target at 300%. 31 MSMS spectra with variable isolation width between 13 and 257 m/z covering 349.5-1200.5 m/z range, including 1 m/z windows overlap, were acquired in the HCD cell at 30% collision energy at a normalized AGC target of 1000% and a resolution of 30k. The max. Injection time was set to auto. </w:t>
      </w:r>
    </w:p>
    <w:p>
      <w:pPr>
        <w:pStyle w:val="Normal"/>
        <w:spacing w:lineRule="auto" w:line="360"/>
        <w:rPr>
          <w:rFonts w:ascii="Arial" w:hAnsi="Arial" w:cs="Arial"/>
          <w:b/>
          <w:sz w:val="22"/>
          <w:szCs w:val="22"/>
          <w:lang w:val="en-US"/>
        </w:rPr>
      </w:pPr>
      <w:r>
        <w:rPr>
          <w:rFonts w:cs="Arial" w:ascii="Arial" w:hAnsi="Arial"/>
          <w:b/>
          <w:sz w:val="22"/>
          <w:szCs w:val="22"/>
          <w:lang w:val="en-US"/>
        </w:rPr>
      </w:r>
    </w:p>
    <w:p>
      <w:pPr>
        <w:pStyle w:val="Normal"/>
        <w:spacing w:lineRule="auto" w:line="360"/>
        <w:rPr>
          <w:rFonts w:ascii="Arial" w:hAnsi="Arial" w:cs="Arial"/>
          <w:b/>
          <w:sz w:val="22"/>
          <w:szCs w:val="22"/>
          <w:lang w:val="en-US"/>
        </w:rPr>
      </w:pPr>
      <w:r>
        <w:rPr>
          <w:rFonts w:cs="Arial" w:ascii="Arial" w:hAnsi="Arial"/>
          <w:b/>
          <w:sz w:val="22"/>
          <w:szCs w:val="22"/>
          <w:lang w:val="en-US"/>
        </w:rPr>
        <w:t>Mass spectrometry data analysis</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t xml:space="preserve">MS raw data were converted to the htrms format using HTRMS converter (version 18.3, Biognosys) and processed with Spectronaut (version 18.5, Biognosys). The library-free DirectDIA+ workflow was employed for analysis of the htrms files, utilizing the </w:t>
      </w:r>
      <w:r>
        <w:rPr>
          <w:rFonts w:cs="Arial" w:ascii="Arial" w:hAnsi="Arial"/>
          <w:i/>
          <w:iCs/>
          <w:color w:themeColor="text1" w:val="000000"/>
          <w:sz w:val="22"/>
          <w:szCs w:val="22"/>
          <w:lang w:val="en-US"/>
        </w:rPr>
        <w:t>H. sapiens</w:t>
      </w:r>
      <w:r>
        <w:rPr>
          <w:rFonts w:cs="Arial" w:ascii="Arial" w:hAnsi="Arial"/>
          <w:color w:themeColor="text1" w:val="000000"/>
          <w:sz w:val="22"/>
          <w:szCs w:val="22"/>
          <w:lang w:val="en-US"/>
        </w:rPr>
        <w:t xml:space="preserve"> 1 protein per gene reference proteome from Uniprot (Proteome ID: UP000005640, release 2023.03), concatenated with a database of 379 common laboratory contaminants (in-house database), and an entry for the 2xFKBP-APEX2 construct. The cleavage specificity was set to full trypsin specificity (Trypsin/P), allowing for 2 missed cleavages. The thresholds for precursor qvalue, precursor PEP, protein qvalue per experiment, protein qvalue per run, and protein PEP were all set at 1% </w:t>
      </w:r>
      <w:r>
        <w:fldChar w:fldCharType="begin"/>
      </w:r>
      <w:r>
        <w:rPr>
          <w:sz w:val="22"/>
          <w:szCs w:val="22"/>
          <w:rFonts w:cs="Arial" w:ascii="Arial" w:hAnsi="Arial"/>
          <w:color w:themeColor="text1" w:val="000000"/>
          <w:lang w:val="en-US"/>
        </w:rPr>
        <w:instrText xml:space="preserve">ADDIN ZOTERO_ITEM CSL_CITATION {"citationID":"9bM5CNTC","properties":{"formattedCitation":"\\super 48\\nosupersub{}","plainCitation":"48","noteIndex":0},"citationItems":[{"id":688,"uris":["http://zotero.org/users/local/pqnyHZtz/items/Y5VHZXP2"],"itemData":{"id":688,"type":"report","abstract":"Data independent acquisition has seen breakthroughs that enable comprehensive proteome profiling using short gradients. As the proteome coverage continues to increase, the quality of the data generated becomes much more relevant. Using Spectronaut, we show that the default search parameters can be easily optimised to minimise the occurrence of false positives across different samples. Using an immunological infection model system to demonstrate the impact of adjusting search settings we analysed mouse macrophages and compared their proteome to macrophages spiked with Candida albicans. This experimental system enabled the identification of ‘false positives’ since Candida albicans peptides and proteins should not be present in the mouse only samples. We show that adjusting the search parameters reduced ‘false positive’ identifications by 89% at the peptide and protein level, thereby considerably increasing the quality of the data. We also show that these optimised parameters incur a moderate cost, only reducing the overall number of ‘true positive’ identifications across each biological replicate by &lt;6.7% at both the peptide and protein level. We believe the value of our updated search parameters extends beyond a two-organism analysis and would be of great value to any DIA experiment analysing heterogenous populations of cell types or tissues.","genre":"preprint","language":"en","publisher":"Biochemistry","title":"Optimising Spectronaut search parameters to improve data quality with minimal proteome coverage reductions in DIA analyses of heterogeneous samples","URL":"http://biorxiv.org/lookup/doi/10.1101/2023.10.11.561927","author":[{"family":"Baker","given":"Christa P."},{"family":"Bruderer","given":"Roland"},{"family":"Abbott","given":"James"},{"family":"Arthur","given":"J. Simon C."},{"family":"Brenes","given":"Alejandro J."}],"accessed":{"date-parts":[["2024",1,6]]},"issued":{"date-parts":[["2023"]]}}}],"schema":"https://github.com/citation-style-language/schema/raw/master/csl-citation.json"}</w:instrTex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separate"/>
      </w:r>
      <w:r>
        <w:rPr>
          <w:rFonts w:cs="Arial" w:ascii="Arial" w:hAnsi="Arial"/>
          <w:color w:themeColor="text1" w:val="000000"/>
          <w:sz w:val="22"/>
          <w:szCs w:val="22"/>
          <w:lang w:val="en-US"/>
        </w:rPr>
      </w:r>
      <w:r>
        <w:rPr>
          <w:rFonts w:cs="Arial" w:ascii="Arial" w:hAnsi="Arial"/>
          <w:color w:val="000000"/>
          <w:kern w:val="0"/>
          <w:sz w:val="22"/>
          <w:vertAlign w:val="superscript"/>
          <w:lang w:val="en-GB"/>
        </w:rPr>
        <w:t>48</w: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end"/>
      </w:r>
      <w:r>
        <w:rPr>
          <w:rFonts w:cs="Arial" w:ascii="Arial" w:hAnsi="Arial"/>
          <w:color w:themeColor="text1" w:val="000000"/>
          <w:sz w:val="22"/>
          <w:szCs w:val="22"/>
          <w:lang w:val="en-US"/>
        </w:rPr>
        <w:t>. Carbamidomethylation of cysteine residues was set as fixed modification; methionine oxidation and protein N-terminal acetylation were considered as variable modifications. Cross-run normalization was disabled, and all other settings were used at their default values.</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t xml:space="preserve">Computational analysis was performed using Python and the in-house developed Python library MsReport (version 0.0.23, </w:t>
      </w:r>
      <w:r>
        <w:fldChar w:fldCharType="begin"/>
      </w:r>
      <w:r>
        <w:rPr>
          <w:sz w:val="22"/>
          <w:szCs w:val="22"/>
          <w:rFonts w:cs="Arial" w:ascii="Arial" w:hAnsi="Arial"/>
          <w:color w:themeColor="text1" w:val="000000"/>
          <w:lang w:val="en-US"/>
        </w:rPr>
        <w:instrText xml:space="preserve">ADDIN ZOTERO_ITEM CSL_CITATION {"citationID":"ngUbBojx","properties":{"formattedCitation":"\\super 47\\nosupersub{}","plainCitation":"47","noteIndex":0},"citationItems":[{"id":613,"uris":["http://zotero.org/users/local/pqnyHZtz/items/HVWXD4HW"],"itemData":{"id":613,"type":"article-journal","abstract":"We present an effective, fast, and user-friendly method to reduce codigestion of bead-bound ligands, such as antibodies or streptavidin, in affinity purification-mass spectrometry experiments. A short preincubation of beads with Sulfo-NHS-Acetate leads to chemical acetylation of lysine residues, making ligands insusceptible to Lys-C-mediated proteolysis. In contrast to similar approaches, our procedure offers the advantage of exclusively using nontoxic chemicals and employing mild chemical reaction conditions. After binding of bait proteins to Sulfo-NHS-Acetate treated beads, we employ a two-step digestion protocol with the sequential use of Lys-C protease for on-bead digestion followed by in-solution digestion of the released proteins with trypsin. The implementation of this protocol results in a strong reduction of contaminating ligand peptides, which allows significantly higher amounts of sample to be subjected to LC–MS analysis, improving sensitivity and quantitative accuracy.","container-title":"Journal of Proteome Research","DOI":"10.1021/acs.jproteome.3c00424","ISSN":"1535-3893","issue":"10","journalAbbreviation":"J. Proteome Res.","note":"publisher: American Chemical Society","page":"3383-3391","source":"ACS Publications","title":"Chemical Acetylation of Ligands and Two-Step Digestion Protocol for Reducing Codigestion in Affinity Purification–Mass Spectrometry","volume":"22","author":[{"family":"Hollenstein","given":"David M."},{"family":"Maurer-Granofszky","given":"Margarita"},{"family":"Reiter","given":"Wolfgang"},{"family":"Anrather","given":"Dorothea"},{"family":"Gossenreiter","given":"Thomas"},{"family":"Babic","given":"Riccardo"},{"family":"Hartl","given":"Natascha"},{"family":"Kraft","given":"Claudine"},{"family":"Hartl","given":"Markus"}],"issued":{"date-parts":[["2023",10,6]]}}}],"schema":"https://github.com/citation-style-language/schema/raw/master/csl-citation.json"}</w:instrTex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separate"/>
      </w:r>
      <w:r>
        <w:rPr>
          <w:rFonts w:cs="Arial" w:ascii="Arial" w:hAnsi="Arial"/>
          <w:color w:themeColor="text1" w:val="000000"/>
          <w:sz w:val="22"/>
          <w:szCs w:val="22"/>
          <w:lang w:val="en-US"/>
        </w:rPr>
      </w:r>
      <w:r>
        <w:rPr>
          <w:rFonts w:cs="Arial" w:ascii="Arial" w:hAnsi="Arial"/>
          <w:color w:val="000000"/>
          <w:kern w:val="0"/>
          <w:sz w:val="22"/>
          <w:vertAlign w:val="superscript"/>
          <w:lang w:val="en-GB"/>
        </w:rPr>
        <w:t>47</w: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end"/>
      </w:r>
      <w:r>
        <w:rPr>
          <w:rFonts w:cs="Arial" w:ascii="Arial" w:hAnsi="Arial"/>
          <w:color w:themeColor="text1" w:val="000000"/>
          <w:sz w:val="22"/>
          <w:szCs w:val="22"/>
          <w:lang w:val="en-US"/>
        </w:rPr>
        <w:t xml:space="preserve">). Only non-contaminant proteins identified with a minimum of two peptides and being quantified in at least two replicates of one experiment were considered for the analysis. MS2 LFQ protein intensities reported by Spectronaut were used for the quantitative analysis. Intensities below 1000 were removed and treated as not quantified to exclude low-quality quantification. Intensities were log2 transformed and normalized across samples using the ModeNormalizer from MsReport. This method involves calculating log2 protein ratios for all pairs of samples and determining normalization factors based on the modes of all ratio distributions. Missing values were imputed by drawing random values from a normal distribution with μ = 9.96 and σ = 0.75. </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t xml:space="preserve">Statistical analysis comparing experiments FKBP-APEX2-ULK1 (WT) with FKBP-APEX2 (WT), and FKBP-APEX2-ULK1 (siFIP200) with FKBP-APEX2 (siFIP200) was performed using the Linear Models for Microarray Analysis (LIMMA, version 3.54.2, </w:t>
      </w:r>
      <w:r>
        <w:fldChar w:fldCharType="begin"/>
      </w:r>
      <w:r>
        <w:rPr>
          <w:sz w:val="22"/>
          <w:szCs w:val="22"/>
          <w:rFonts w:cs="Arial" w:ascii="Arial" w:hAnsi="Arial"/>
          <w:color w:themeColor="text1" w:val="000000"/>
          <w:lang w:val="en-US"/>
        </w:rPr>
        <w:instrText xml:space="preserve">ADDIN ZOTERO_ITEM CSL_CITATION {"citationID":"rPQWx50D","properties":{"formattedCitation":"\\super 49\\nosupersub{}","plainCitation":"49","noteIndex":0},"citationItems":[{"id":619,"uris":["http://zotero.org/users/local/pqnyHZtz/items/5NQ3FQX2"],"itemData":{"id":619,"type":"article-journal","abstract":"limma is an R/Bioconductor software package that provides an integrated solution for analysing data from gene expression experiments. It contains rich features for handling complex experimental designs and for information borrowing to overcome the problem of small sample sizes. Over the past decade, limma has been a popular choice for gene discovery through differential expression analyses of microarray and high-throughput PCR data. The package contains particularly strong facilities for reading, normalizing and exploring such data. Recently, the capabilities of limma have been significantly expanded in two important directions. First, the package can now perform both differential expression and differential splicing analyses of RNA sequencing (RNA-seq) data. All the downstream analysis tools previously restricted to microarray data are now available for RNA-seq as well. These capabilities allow users to analyse both RNA-seq and microarray data with very similar pipelines. Second, the package is now able to go past the traditional gene-wise expression analyses in a variety of ways, analysing expression profiles in terms of co-regulated sets of genes or in terms of higher-order expression signatures. This provides enhanced possibilities for biological interpretation of gene expression differences. This article reviews the philosophy and design of the limma package, summarizing both new and historical features, with an emphasis on recent enhancements and features that have not been previously described.","container-title":"Nucleic Acids Research","DOI":"10.1093/nar/gkv007","ISSN":"1362-4962","issue":"7","journalAbbreviation":"Nucleic Acids Res","language":"eng","note":"PMID: 25605792\nPMCID: PMC4402510","page":"e47","source":"PubMed","title":"limma powers differential expression analyses for RNA-sequencing and microarray studies","volume":"43","author":[{"family":"Ritchie","given":"Matthew E."},{"family":"Phipson","given":"Belinda"},{"family":"Wu","given":"Di"},{"family":"Hu","given":"Yifang"},{"family":"Law","given":"Charity W."},{"family":"Shi","given":"Wei"},{"family":"Smyth","given":"Gordon K."}],"issued":{"date-parts":[["2015",4,20]]}}}],"schema":"https://github.com/citation-style-language/schema/raw/master/csl-citation.json"}</w:instrTex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separate"/>
      </w:r>
      <w:r>
        <w:rPr>
          <w:rFonts w:cs="Arial" w:ascii="Arial" w:hAnsi="Arial"/>
          <w:color w:themeColor="text1" w:val="000000"/>
          <w:sz w:val="22"/>
          <w:szCs w:val="22"/>
          <w:lang w:val="en-US"/>
        </w:rPr>
      </w:r>
      <w:r>
        <w:rPr>
          <w:rFonts w:cs="Arial" w:ascii="Arial" w:hAnsi="Arial"/>
          <w:color w:val="000000"/>
          <w:kern w:val="0"/>
          <w:sz w:val="22"/>
          <w:vertAlign w:val="superscript"/>
          <w:lang w:val="en-GB"/>
        </w:rPr>
        <w:t>49</w: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end"/>
      </w:r>
      <w:r>
        <w:rPr>
          <w:rFonts w:cs="Arial" w:ascii="Arial" w:hAnsi="Arial"/>
          <w:color w:themeColor="text1" w:val="000000"/>
          <w:sz w:val="22"/>
          <w:szCs w:val="22"/>
          <w:lang w:val="en-US"/>
        </w:rPr>
        <w:t>) package in R. Moderated t-statistics were calculated using the limma-trend method, and multiple testing correction was applied using the Benjamini-Hochberg (BH) method. Gene ontology terms were obtained from Uniprot (release 2023.05). The in-house Python library XlsxReport was used to create a formatted Excel file summarizing the results of protein quantification (Table S1).</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t>To assess the impact of FIP200 knockdown, ULK1 target proteins were selected based on an adjusted p-value &lt; 0.01 and log2 ratio &gt; 1 in FKBP-APEX2-ULK1 (WT) vs FKBP-APEX2 (WT). Average log2 protein intensities were calculated for each control, FKBP-APEX2 (WT) and FKBP-APEX2 (siFIP200). The mean of the respective control was subtracted from each replicate of the FKBP-APEX2-ULK1 WT and FKBP-APEX2-ULK1 siFIP200 samples, resulting in values denoted as "Signal over control [log2]". Focusing on ULK1-specific proteins associated with the GO term "ER membrane” (n=44), t-tests were calculated between FKBP-APEX2-ULK1 (WT) and FKBP-APEX2-ULK1 (siFIP200) experiments using log2 “signal over control” values. Multiple testing correction was applied using the Benjamini-Hochberg (BH) method with an FDR-controlled p-value cutoff of 0.05. The results are summarized in Table S1.</w:t>
      </w:r>
    </w:p>
    <w:p>
      <w:pPr>
        <w:pStyle w:val="Normal"/>
        <w:spacing w:lineRule="auto" w:line="360"/>
        <w:jc w:val="both"/>
        <w:rPr>
          <w:rFonts w:ascii="Arial" w:hAnsi="Arial" w:cs="Arial"/>
          <w:b/>
          <w:sz w:val="22"/>
          <w:szCs w:val="22"/>
          <w:lang w:val="en-US"/>
        </w:rPr>
      </w:pPr>
      <w:r>
        <w:rPr>
          <w:rFonts w:cs="Arial" w:ascii="Arial" w:hAnsi="Arial"/>
          <w:b/>
          <w:sz w:val="22"/>
          <w:szCs w:val="22"/>
          <w:lang w:val="en-US"/>
        </w:rPr>
      </w:r>
    </w:p>
    <w:p>
      <w:pPr>
        <w:pStyle w:val="Normal"/>
        <w:spacing w:lineRule="auto" w:line="360"/>
        <w:jc w:val="both"/>
        <w:rPr>
          <w:rFonts w:ascii="Arial" w:hAnsi="Arial" w:cs="Arial"/>
          <w:b/>
          <w:sz w:val="22"/>
          <w:szCs w:val="22"/>
          <w:lang w:val="en-US"/>
        </w:rPr>
      </w:pPr>
      <w:r>
        <w:rPr>
          <w:rFonts w:cs="Arial" w:ascii="Arial" w:hAnsi="Arial"/>
          <w:b/>
          <w:sz w:val="22"/>
          <w:szCs w:val="22"/>
          <w:lang w:val="en-US"/>
        </w:rPr>
        <w:t>Data availability</w:t>
      </w:r>
    </w:p>
    <w:p>
      <w:pPr>
        <w:pStyle w:val="Normal"/>
        <w:spacing w:lineRule="auto" w:line="360"/>
        <w:jc w:val="both"/>
        <w:rPr>
          <w:rFonts w:ascii="Arial" w:hAnsi="Arial" w:cs="Arial"/>
          <w:b/>
          <w:sz w:val="22"/>
          <w:szCs w:val="22"/>
          <w:lang w:val="en-US"/>
        </w:rPr>
      </w:pPr>
      <w:r>
        <w:rPr>
          <w:rFonts w:cs="Arial" w:ascii="Arial" w:hAnsi="Arial"/>
          <w:color w:themeColor="text1" w:val="000000"/>
          <w:sz w:val="22"/>
          <w:szCs w:val="22"/>
          <w:lang w:val="en-US"/>
        </w:rPr>
        <w:t>The mass spectrometry proteomics data have been deposited to the ProteomeXchange Consortium</w:t>
      </w:r>
      <w:r>
        <w:rPr>
          <w:rFonts w:cs="Arial" w:ascii="Arial" w:hAnsi="Arial"/>
          <w:sz w:val="22"/>
          <w:szCs w:val="22"/>
          <w:lang w:val="en-US"/>
        </w:rPr>
        <w:t xml:space="preserve"> via the PRIDE </w:t>
      </w:r>
      <w:r>
        <w:fldChar w:fldCharType="begin"/>
      </w:r>
      <w:r>
        <w:rPr>
          <w:sz w:val="22"/>
          <w:szCs w:val="22"/>
          <w:highlight w:val="yellow"/>
          <w:rFonts w:cs="Arial" w:ascii="Arial" w:hAnsi="Arial"/>
          <w:lang w:val="en-US"/>
        </w:rPr>
        <w:instrText xml:space="preserve">ADDIN ZOTERO_ITEM CSL_CITATION {"citationID":"tiH1CFM7","properties":{"formattedCitation":"\\super 50\\nosupersub{}","plainCitation":"50","noteIndex":0},"citationItems":[{"id":622,"uris":["http://zotero.org/users/local/pqnyHZtz/items/ATXMWMJF"],"itemData":{"id":622,"type":"article-journal","abstract":"The PRoteomics IDEntifications (PRIDE) database (https://www.ebi.ac.uk/pride/) is the world's largest data repository of mass spectrometry-based proteomics data. PRIDE is one of the founding members of the global ProteomeXchange (PX) consortium and an ELIXIR core data resource. In this manuscript, we summarize the developments in PRIDE resources and related tools since the previous update manuscript was published in Nucleic Acids Research in 2019. The number of submitted datasets to PRIDE Archive (the archival component of PRIDE) has reached on average around 500 datasets per month during 2021. In addition to continuous improvements in PRIDE Archive data pipelines and infrastructure, the PRIDE Spectra Archive has been developed to provide direct access to the submitted mass spectra using Universal Spectrum Identifiers. As a key point, the file format MAGE-TAB for proteomics has been developed to enable the improvement of sample metadata annotation. Additionally, the resource PRIDE Peptidome provides access to aggregated peptide/protein evidences across PRIDE Archive. Furthermore, we will describe how PRIDE has increased its efforts to reuse and disseminate high-quality proteomics data into other added-value resources such as UniProt, Ensembl and Expression Atlas.","container-title":"Nucleic Acids Research","DOI":"10.1093/nar/gkab1038","ISSN":"1362-4962","issue":"D1","journalAbbreviation":"Nucleic Acids Res","language":"eng","note":"PMID: 34723319\nPMCID: PMC8728295","page":"D543-D552","source":"PubMed","title":"The PRIDE database resources in 2022: a hub for mass spectrometry-based proteomics evidences","title-short":"The PRIDE database resources in 2022","volume":"50","author":[{"family":"Perez-Riverol","given":"Yasset"},{"family":"Bai","given":"Jingwen"},{"family":"Bandla","given":"Chakradhar"},{"family":"García-Seisdedos","given":"David"},{"family":"Hewapathirana","given":"Suresh"},{"family":"Kamatchinathan","given":"Selvakumar"},{"family":"Kundu","given":"Deepti J."},{"family":"Prakash","given":"Ananth"},{"family":"Frericks-Zipper","given":"Anika"},{"family":"Eisenacher","given":"Martin"},{"family":"Walzer","given":"Mathias"},{"family":"Wang","given":"Shengbo"},{"family":"Brazma","given":"Alvis"},{"family":"Vizcaíno","given":"Juan Antonio"}],"issued":{"date-parts":[["2022",1,7]]}}}],"schema":"https://github.com/citation-style-language/schema/raw/master/csl-citation.json"}</w:instrText>
      </w:r>
      <w:r>
        <w:rPr>
          <w:rFonts w:cs="Arial" w:ascii="Arial" w:hAnsi="Arial"/>
          <w:sz w:val="22"/>
          <w:szCs w:val="22"/>
          <w:highlight w:val="yellow"/>
          <w:lang w:val="en-US"/>
        </w:rPr>
      </w:r>
      <w:r>
        <w:rPr>
          <w:sz w:val="22"/>
          <w:szCs w:val="22"/>
          <w:highlight w:val="yellow"/>
          <w:rFonts w:cs="Arial" w:ascii="Arial" w:hAnsi="Arial"/>
          <w:lang w:val="en-US"/>
        </w:rPr>
        <w:fldChar w:fldCharType="separate"/>
      </w:r>
      <w:r>
        <w:rPr>
          <w:rFonts w:cs="Arial" w:ascii="Arial" w:hAnsi="Arial"/>
          <w:sz w:val="22"/>
          <w:szCs w:val="22"/>
          <w:highlight w:val="yellow"/>
          <w:lang w:val="en-US"/>
        </w:rPr>
      </w:r>
      <w:r>
        <w:rPr>
          <w:rFonts w:cs="Arial" w:ascii="Arial" w:hAnsi="Arial"/>
          <w:kern w:val="0"/>
          <w:sz w:val="22"/>
          <w:vertAlign w:val="superscript"/>
          <w:lang w:val="en-GB"/>
        </w:rPr>
        <w:t>50</w:t>
      </w:r>
      <w:r>
        <w:rPr>
          <w:rFonts w:cs="Arial" w:ascii="Arial" w:hAnsi="Arial"/>
          <w:sz w:val="22"/>
          <w:szCs w:val="22"/>
          <w:highlight w:val="yellow"/>
          <w:lang w:val="en-US"/>
        </w:rPr>
      </w:r>
      <w:r>
        <w:rPr>
          <w:sz w:val="22"/>
          <w:szCs w:val="22"/>
          <w:highlight w:val="yellow"/>
          <w:rFonts w:cs="Arial" w:ascii="Arial" w:hAnsi="Arial"/>
          <w:lang w:val="en-US"/>
        </w:rPr>
        <w:fldChar w:fldCharType="end"/>
      </w:r>
      <w:r>
        <w:rPr>
          <w:rFonts w:cs="Arial" w:ascii="Arial" w:hAnsi="Arial"/>
          <w:sz w:val="22"/>
          <w:szCs w:val="22"/>
          <w:lang w:val="en-US"/>
        </w:rPr>
        <w:t xml:space="preserve"> partner repository with the data set </w:t>
      </w:r>
      <w:r>
        <w:rPr>
          <w:rFonts w:cs="Arial" w:ascii="Arial" w:hAnsi="Arial"/>
          <w:color w:themeColor="text1" w:val="000000"/>
          <w:sz w:val="22"/>
          <w:szCs w:val="22"/>
          <w:lang w:val="en-US"/>
        </w:rPr>
        <w:t xml:space="preserve">identifier PXD047277 </w:t>
      </w:r>
      <w:r>
        <w:rPr>
          <w:rFonts w:cs="Arial" w:ascii="Arial" w:hAnsi="Arial"/>
          <w:color w:val="FF0000"/>
          <w:sz w:val="22"/>
          <w:szCs w:val="22"/>
          <w:lang w:val="en-US"/>
        </w:rPr>
        <w:t>(Reviewer account Username: reviewer_pxd047277@ebi.ac.uk Password: LVa33YXr).</w:t>
      </w:r>
    </w:p>
    <w:p>
      <w:pPr>
        <w:pStyle w:val="Normal"/>
        <w:spacing w:lineRule="auto" w:line="360"/>
        <w:jc w:val="both"/>
        <w:rPr>
          <w:rFonts w:ascii="Arial" w:hAnsi="Arial" w:cs="Arial"/>
          <w:sz w:val="22"/>
          <w:szCs w:val="22"/>
          <w:lang w:val="en-US"/>
        </w:rPr>
      </w:pPr>
      <w:r>
        <w:rPr>
          <w:rFonts w:cs="Arial" w:ascii="Arial" w:hAnsi="Arial"/>
          <w:sz w:val="22"/>
          <w:szCs w:val="22"/>
          <w:lang w:val="en-US"/>
        </w:rPr>
      </w:r>
    </w:p>
    <w:p>
      <w:pPr>
        <w:pStyle w:val="Normal"/>
        <w:spacing w:lineRule="auto" w:line="360"/>
        <w:jc w:val="both"/>
        <w:rPr>
          <w:rFonts w:ascii="Arial" w:hAnsi="Arial" w:cs="Arial"/>
          <w:b/>
          <w:bCs/>
          <w:sz w:val="22"/>
          <w:szCs w:val="22"/>
          <w:lang w:val="en-US"/>
        </w:rPr>
      </w:pPr>
      <w:r>
        <w:rPr>
          <w:rFonts w:cs="Arial" w:ascii="Arial" w:hAnsi="Arial"/>
          <w:b/>
          <w:bCs/>
          <w:sz w:val="22"/>
          <w:szCs w:val="22"/>
          <w:lang w:val="en-US"/>
        </w:rPr>
        <w:t xml:space="preserve">Fluorescence microscopy of mammalian cells </w:t>
      </w:r>
    </w:p>
    <w:p>
      <w:pPr>
        <w:pStyle w:val="Normal"/>
        <w:spacing w:lineRule="auto" w:line="360"/>
        <w:jc w:val="both"/>
        <w:rPr>
          <w:rFonts w:ascii="Arial" w:hAnsi="Arial" w:cs="Arial"/>
          <w:sz w:val="22"/>
          <w:szCs w:val="22"/>
          <w:lang w:val="en-US"/>
        </w:rPr>
      </w:pPr>
      <w:r>
        <w:rPr>
          <w:rFonts w:cs="Arial" w:ascii="Arial" w:hAnsi="Arial"/>
          <w:sz w:val="22"/>
          <w:szCs w:val="22"/>
          <w:lang w:val="en-US"/>
        </w:rPr>
        <w:t>For live-cell imaging, cells were grown in 35 mm glass-bottom dishes (Ibidi, 81156) and preserved in an environmental chamber at 37°C, 5% CO2 during image acquisition. Fluorescent signal from U2OS cells was imaged using a DeltaVision OMX Flex Microscope with UPlanSApo 60×/1.4 oil Olympus objective, using a PCO Edge 4.2 sCMOS camera. Cells were treated with 4 µM antimycin A (A8674, Sigma-Aldrich) and 4 µM oligomycin (75351, Sigma-Aldrich), for 1h, 0.5 µM rapalog (B/B Homodimerizer, TaKaRa, 635059) treatment was performed for 24 h. Mitochondria were stained with MitoTracker™ Deep Red FM (Invitrogen, M22426) according to the manufacturer’s instructions.</w:t>
      </w:r>
    </w:p>
    <w:p>
      <w:pPr>
        <w:pStyle w:val="Normal"/>
        <w:spacing w:lineRule="auto" w:line="360"/>
        <w:jc w:val="both"/>
        <w:rPr>
          <w:rFonts w:ascii="Arial" w:hAnsi="Arial" w:cs="Arial"/>
          <w:sz w:val="22"/>
          <w:szCs w:val="22"/>
          <w:highlight w:val="yellow"/>
          <w:lang w:val="en-US"/>
        </w:rPr>
      </w:pPr>
      <w:r>
        <w:rPr>
          <w:rFonts w:cs="Arial" w:ascii="Arial" w:hAnsi="Arial"/>
          <w:sz w:val="22"/>
          <w:szCs w:val="22"/>
          <w:highlight w:val="yellow"/>
          <w:lang w:val="en-US"/>
        </w:rPr>
      </w:r>
    </w:p>
    <w:p>
      <w:pPr>
        <w:pStyle w:val="Normal"/>
        <w:spacing w:lineRule="auto" w:line="360"/>
        <w:jc w:val="both"/>
        <w:rPr>
          <w:rFonts w:ascii="Arial" w:hAnsi="Arial" w:cs="Arial"/>
          <w:sz w:val="22"/>
          <w:szCs w:val="22"/>
          <w:lang w:val="en-US"/>
        </w:rPr>
      </w:pPr>
      <w:r>
        <w:rPr>
          <w:rFonts w:cs="Arial" w:ascii="Arial" w:hAnsi="Arial"/>
          <w:b/>
          <w:bCs/>
          <w:sz w:val="22"/>
          <w:szCs w:val="22"/>
          <w:lang w:val="en-US"/>
        </w:rPr>
        <w:t>Sample preparation for mKeima assay and sample analysis</w:t>
      </w:r>
    </w:p>
    <w:p>
      <w:pPr>
        <w:pStyle w:val="Normal"/>
        <w:spacing w:lineRule="auto" w:line="360"/>
        <w:jc w:val="both"/>
        <w:rPr>
          <w:rFonts w:ascii="Arial" w:hAnsi="Arial" w:cs="Arial"/>
          <w:sz w:val="22"/>
          <w:szCs w:val="22"/>
          <w:lang w:val="en-US"/>
        </w:rPr>
      </w:pPr>
      <w:r>
        <w:rPr>
          <w:rFonts w:cs="Arial" w:ascii="Arial" w:hAnsi="Arial"/>
          <w:sz w:val="22"/>
          <w:szCs w:val="22"/>
          <w:lang w:val="en-US"/>
        </w:rPr>
        <w:t>U2OS cells (cCE377) were seeded in 6-well plates at a density of 500,000 cells per well and cultured in DMEM media supplemented with 10% FBS. After 24 h, the media in the plates were replaced with one containing 1 µg/ml of doxycycline to induce the expression of 2xFKBP-GFP-ULK1. Additionally, in the specified samples, 0.5 µM of rapalog was added for a 24 h incubation period. Before harvesting, the indicated samples were treated with 200 nM Bafilomycin A1 (Cell Signaling Technology, 54645) and rapalog. Following the treatment, cells were washed with DPBS (Sigma-Aldrich, D8537) and detached with trypsin-EDTA (Sigma, T3924). The cells were then harvested in FACS medium (phenol-red free DMEM, Sigma, D1145-500ML, supplemented with 10% FBS). Cells were transferred to 1.5 ml tubes and centrifuged at 500 x g for 3 min at room temperature. The supernatant was removed, and the cell pellets were resuspended in 200 µl of FACS media and transferred to U-bottom 96-well plates (</w:t>
      </w:r>
      <w:r>
        <w:rPr>
          <w:rFonts w:eastAsia="Arial" w:cs="Arial" w:ascii="Arial" w:hAnsi="Arial"/>
          <w:sz w:val="22"/>
          <w:szCs w:val="22"/>
          <w:lang w:val="en-US"/>
        </w:rPr>
        <w:t>Greiner Bio-One, 650970</w:t>
      </w:r>
      <w:r>
        <w:rPr>
          <w:rFonts w:cs="Arial" w:ascii="Arial" w:hAnsi="Arial"/>
          <w:sz w:val="22"/>
          <w:szCs w:val="22"/>
          <w:lang w:val="en-US"/>
        </w:rPr>
        <w:t xml:space="preserve">). Flow cytometry experiments were performed with a CytoFLEX S (Beckman Coulter, B75408) using the CytExpert 2.3 analysis software. </w:t>
      </w:r>
    </w:p>
    <w:p>
      <w:pPr>
        <w:pStyle w:val="Normal"/>
        <w:spacing w:lineRule="auto" w:line="360"/>
        <w:jc w:val="both"/>
        <w:rPr>
          <w:rFonts w:ascii="Arial" w:hAnsi="Arial" w:cs="Arial"/>
          <w:sz w:val="22"/>
          <w:szCs w:val="22"/>
          <w:lang w:val="en-US"/>
        </w:rPr>
      </w:pPr>
      <w:r>
        <w:rPr>
          <w:rFonts w:cs="Arial" w:ascii="Arial" w:hAnsi="Arial"/>
          <w:sz w:val="22"/>
          <w:szCs w:val="22"/>
          <w:lang w:val="en-US"/>
        </w:rPr>
        <w:t xml:space="preserve">Neutral pH mKeima and acidic pH mKeima were excited with the 405 nm and 561 nm lasers, respectively. For both mKeima forms, the emission was detected with a 610/20 bandpass filter. To detect GFP-positive cells, a 488 nm laser was used in combination with a 525/40 nm bandpass filter. For each sample, 200,000 events were collected and analyzed using FlowJo (FlowJo V.10.9.0 - May 5, 2023). The main population of live cells was selected via gating of </w:t>
      </w:r>
      <w:r>
        <w:rPr>
          <w:rFonts w:eastAsia="Arial" w:cs="Arial" w:ascii="Arial" w:hAnsi="Arial"/>
          <w:sz w:val="22"/>
          <w:szCs w:val="22"/>
          <w:lang w:val="en-US"/>
        </w:rPr>
        <w:t>SSC-A (Side Scatter - area) vs FSC-A (Forward Scatter - area) plots. Singlets were then selected in FSC-H (Forward Scatter - height) vs FSC-W (Forward Scatter - width) plots</w:t>
      </w:r>
      <w:r>
        <w:rPr>
          <w:rFonts w:cs="Arial" w:ascii="Arial" w:hAnsi="Arial"/>
          <w:sz w:val="22"/>
          <w:szCs w:val="22"/>
          <w:lang w:val="en-US"/>
        </w:rPr>
        <w:t>. Only GFP-positive cells were selected for the analysis, capturing a minimum of 80,000 cells per sample. Channel values of selected populations were then exported from FlowJo.</w:t>
      </w:r>
    </w:p>
    <w:p>
      <w:pPr>
        <w:pStyle w:val="Normal"/>
        <w:spacing w:lineRule="auto" w:line="360"/>
        <w:jc w:val="both"/>
        <w:rPr>
          <w:rFonts w:ascii="Arial" w:hAnsi="Arial" w:cs="Arial"/>
          <w:sz w:val="22"/>
          <w:szCs w:val="22"/>
          <w:lang w:val="en-US"/>
        </w:rPr>
      </w:pPr>
      <w:r>
        <w:rPr>
          <w:rFonts w:cs="Arial" w:ascii="Arial" w:hAnsi="Arial"/>
          <w:sz w:val="22"/>
          <w:szCs w:val="22"/>
          <w:lang w:val="en-US"/>
        </w:rPr>
        <w:t xml:space="preserve">An in-house developed Python library mKeima </w:t>
      </w:r>
      <w:r>
        <w:rPr>
          <w:rFonts w:eastAsia="Arial" w:cs="Arial" w:ascii="Arial" w:hAnsi="Arial"/>
          <w:sz w:val="22"/>
          <w:szCs w:val="22"/>
          <w:lang w:val="en-US"/>
        </w:rPr>
        <w:t xml:space="preserve">(version 0.5.0, available at </w:t>
      </w:r>
      <w:hyperlink r:id="rId2">
        <w:r>
          <w:rPr>
            <w:rStyle w:val="ListLabel91"/>
            <w:rFonts w:eastAsia="Arial" w:cs="Arial" w:ascii="Arial" w:hAnsi="Arial"/>
            <w:sz w:val="22"/>
            <w:szCs w:val="22"/>
            <w:lang w:val="en-US"/>
          </w:rPr>
          <w:t>https://pypi.org/project/mkeima</w:t>
        </w:r>
      </w:hyperlink>
      <w:r>
        <w:rPr>
          <w:rFonts w:eastAsia="Arial" w:cs="Arial" w:ascii="Arial" w:hAnsi="Arial"/>
          <w:sz w:val="22"/>
          <w:szCs w:val="22"/>
          <w:lang w:val="en-US"/>
        </w:rPr>
        <w:t>) was utilized for additional analysis. Channel values were treated in log space, and the mKeima ratio was calculated for each individual event by subtracting the acidic pH signal from the neutral pH signal. Subsequently, these ratios were standardized: first, by subtracting the mean of the bafilomycin-treated samples and then by dividing by the standard deviation of the bafilomycin samples. The population median of the standardized mKeima ratios was calculated and employed as the standardized mitophagy score.</w:t>
      </w:r>
    </w:p>
    <w:p>
      <w:pPr>
        <w:pStyle w:val="Normal"/>
        <w:spacing w:lineRule="auto" w:line="360"/>
        <w:jc w:val="both"/>
        <w:rPr>
          <w:rFonts w:ascii="Arial" w:hAnsi="Arial" w:cs="Arial"/>
          <w:sz w:val="22"/>
          <w:szCs w:val="22"/>
          <w:lang w:val="en-US"/>
        </w:rPr>
      </w:pPr>
      <w:r>
        <w:rPr>
          <w:rFonts w:cs="Arial" w:ascii="Arial" w:hAnsi="Arial"/>
          <w:sz w:val="22"/>
          <w:szCs w:val="22"/>
          <w:lang w:val="en-US"/>
        </w:rPr>
      </w:r>
    </w:p>
    <w:p>
      <w:pPr>
        <w:pStyle w:val="Normal"/>
        <w:spacing w:lineRule="auto" w:line="360"/>
        <w:jc w:val="both"/>
        <w:rPr>
          <w:rFonts w:ascii="Arial" w:hAnsi="Arial" w:cs="Arial"/>
          <w:b/>
          <w:bCs/>
          <w:sz w:val="22"/>
          <w:szCs w:val="22"/>
          <w:lang w:val="en-US"/>
        </w:rPr>
      </w:pPr>
      <w:r>
        <w:rPr>
          <w:rFonts w:cs="Arial" w:ascii="Arial" w:hAnsi="Arial"/>
          <w:b/>
          <w:bCs/>
          <w:sz w:val="22"/>
          <w:szCs w:val="22"/>
          <w:lang w:val="en-US"/>
        </w:rPr>
        <w:t xml:space="preserve">Statistics and reproducibility </w:t>
      </w:r>
    </w:p>
    <w:p>
      <w:pPr>
        <w:pStyle w:val="Normal"/>
        <w:spacing w:lineRule="auto" w:line="360"/>
        <w:jc w:val="both"/>
        <w:rPr>
          <w:rFonts w:ascii="Arial" w:hAnsi="Arial" w:cs="Arial"/>
          <w:sz w:val="22"/>
          <w:szCs w:val="22"/>
          <w:lang w:val="en-US"/>
        </w:rPr>
      </w:pPr>
      <w:r>
        <w:rPr>
          <w:rFonts w:cs="Arial" w:ascii="Arial" w:hAnsi="Arial"/>
          <w:sz w:val="22"/>
          <w:szCs w:val="22"/>
          <w:lang w:val="en-US"/>
        </w:rPr>
        <w:t xml:space="preserve">To assess statistical significance, one-tailed unpaired </w:t>
      </w:r>
      <w:r>
        <w:rPr>
          <w:rFonts w:cs="Arial" w:ascii="Arial" w:hAnsi="Arial"/>
          <w:i/>
          <w:iCs/>
          <w:sz w:val="22"/>
          <w:szCs w:val="22"/>
          <w:lang w:val="en-US"/>
        </w:rPr>
        <w:t>t</w:t>
      </w:r>
      <w:r>
        <w:rPr>
          <w:rFonts w:cs="Arial" w:ascii="Arial" w:hAnsi="Arial"/>
          <w:sz w:val="22"/>
          <w:szCs w:val="22"/>
          <w:lang w:val="en-US"/>
        </w:rPr>
        <w:t xml:space="preserve">-tests, two-tailed unpaired </w:t>
      </w:r>
      <w:r>
        <w:rPr>
          <w:rFonts w:cs="Arial" w:ascii="Arial" w:hAnsi="Arial"/>
          <w:i/>
          <w:iCs/>
          <w:sz w:val="22"/>
          <w:szCs w:val="22"/>
          <w:lang w:val="en-US"/>
        </w:rPr>
        <w:t>t</w:t>
      </w:r>
      <w:r>
        <w:rPr>
          <w:rFonts w:cs="Arial" w:ascii="Arial" w:hAnsi="Arial"/>
          <w:sz w:val="22"/>
          <w:szCs w:val="22"/>
          <w:lang w:val="en-US"/>
        </w:rPr>
        <w:t xml:space="preserve">-tests, one-way ANOVA, or two-way-ANOVA tests followed by a Dunnet post-hoc test were performed. </w:t>
      </w:r>
    </w:p>
    <w:p>
      <w:pPr>
        <w:pStyle w:val="Normal"/>
        <w:spacing w:lineRule="auto" w:line="360"/>
        <w:jc w:val="both"/>
        <w:rPr>
          <w:rFonts w:ascii="Arial" w:hAnsi="Arial" w:cs="Arial"/>
          <w:sz w:val="22"/>
          <w:szCs w:val="22"/>
          <w:lang w:val="en-US"/>
        </w:rPr>
      </w:pPr>
      <w:r>
        <w:rPr>
          <w:rFonts w:cs="Arial" w:ascii="Arial" w:hAnsi="Arial"/>
          <w:sz w:val="22"/>
          <w:szCs w:val="22"/>
          <w:lang w:val="en-US"/>
        </w:rPr>
      </w:r>
    </w:p>
    <w:p>
      <w:pPr>
        <w:pStyle w:val="Normal"/>
        <w:spacing w:lineRule="auto" w:line="360"/>
        <w:jc w:val="both"/>
        <w:rPr>
          <w:rFonts w:ascii="Arial" w:hAnsi="Arial" w:cs="Arial"/>
          <w:b/>
          <w:bCs/>
          <w:sz w:val="22"/>
          <w:szCs w:val="22"/>
          <w:lang w:val="en-US"/>
        </w:rPr>
      </w:pPr>
      <w:r>
        <w:rPr>
          <w:rFonts w:cs="Arial" w:ascii="Arial" w:hAnsi="Arial"/>
          <w:b/>
          <w:bCs/>
          <w:sz w:val="22"/>
          <w:szCs w:val="22"/>
          <w:lang w:val="en-US"/>
        </w:rPr>
        <w:t xml:space="preserve">Correlative cryo-electron tomography </w:t>
      </w:r>
    </w:p>
    <w:p>
      <w:pPr>
        <w:pStyle w:val="Normal"/>
        <w:spacing w:lineRule="auto" w:line="360"/>
        <w:jc w:val="both"/>
        <w:rPr>
          <w:rFonts w:ascii="Arial" w:hAnsi="Arial" w:cs="Arial"/>
          <w:sz w:val="22"/>
          <w:szCs w:val="22"/>
          <w:lang w:val="en-US"/>
        </w:rPr>
      </w:pPr>
      <w:r>
        <w:rPr>
          <w:rFonts w:cs="Arial" w:ascii="Arial" w:hAnsi="Arial"/>
          <w:sz w:val="22"/>
          <w:szCs w:val="22"/>
          <w:lang w:val="en-US"/>
        </w:rPr>
        <w:t>GFP-Atg19 cells expressing Ape1 under a copper inducible promoter were grown at 30°C in YPD supplemented with 250 µM CuSO</w:t>
      </w:r>
      <w:r>
        <w:rPr>
          <w:rFonts w:cs="Arial" w:ascii="Arial" w:hAnsi="Arial"/>
          <w:sz w:val="22"/>
          <w:szCs w:val="22"/>
          <w:vertAlign w:val="subscript"/>
          <w:lang w:val="en-US"/>
        </w:rPr>
        <w:t>4</w:t>
      </w:r>
      <w:r>
        <w:rPr>
          <w:rFonts w:cs="Arial" w:ascii="Arial" w:hAnsi="Arial"/>
          <w:sz w:val="22"/>
          <w:szCs w:val="22"/>
          <w:lang w:val="en-US"/>
        </w:rPr>
        <w:t xml:space="preserve"> for induction of Ape1 overexpression. Upon reaching OD</w:t>
      </w:r>
      <w:r>
        <w:rPr>
          <w:rFonts w:cs="Arial" w:ascii="Arial" w:hAnsi="Arial"/>
          <w:sz w:val="22"/>
          <w:szCs w:val="22"/>
          <w:vertAlign w:val="subscript"/>
          <w:lang w:val="en-US"/>
        </w:rPr>
        <w:t>600</w:t>
      </w:r>
      <w:r>
        <w:rPr>
          <w:rFonts w:cs="Arial" w:ascii="Arial" w:hAnsi="Arial"/>
          <w:sz w:val="22"/>
          <w:szCs w:val="22"/>
          <w:lang w:val="en-US"/>
        </w:rPr>
        <w:t xml:space="preserve"> = 0.8, rapamycin was added to the culture at a final concentration of 100 nM for 3 h to induce bulk autophagy. The culture was diluted to an OD</w:t>
      </w:r>
      <w:r>
        <w:rPr>
          <w:rFonts w:cs="Arial" w:ascii="Arial" w:hAnsi="Arial"/>
          <w:sz w:val="22"/>
          <w:szCs w:val="22"/>
          <w:vertAlign w:val="subscript"/>
          <w:lang w:val="en-US"/>
        </w:rPr>
        <w:t>600</w:t>
      </w:r>
      <w:r>
        <w:rPr>
          <w:rFonts w:cs="Arial" w:ascii="Arial" w:hAnsi="Arial"/>
          <w:sz w:val="22"/>
          <w:szCs w:val="22"/>
          <w:lang w:val="en-US"/>
        </w:rPr>
        <w:t xml:space="preserve"> of 0.8, and autofluorescent 1 µm diameter Dynabeads (Dynabeads MyOne carboxylic acid No. 65011, Thermo Fisher Scientiﬁc) were added at a 1:20 dilution prior to vitrification. EM grids (200 Mesh Au SiO</w:t>
      </w:r>
      <w:r>
        <w:rPr>
          <w:rFonts w:cs="Arial" w:ascii="Arial" w:hAnsi="Arial"/>
          <w:sz w:val="22"/>
          <w:szCs w:val="22"/>
          <w:vertAlign w:val="subscript"/>
          <w:lang w:val="en-US"/>
        </w:rPr>
        <w:t>2</w:t>
      </w:r>
      <w:r>
        <w:rPr>
          <w:rFonts w:cs="Arial" w:ascii="Arial" w:hAnsi="Arial"/>
          <w:sz w:val="22"/>
          <w:szCs w:val="22"/>
          <w:lang w:val="en-US"/>
        </w:rPr>
        <w:t xml:space="preserve"> R1/4, Quantifoil) were glow discharged for 90 sec on both sides using a Pelco easiGlow device. 3.5 µl of cell suspension was applied to each grid, and cells were vitrified using an EM GP2 grid plunger (Leica Microsystems) after 2 sec blotting time at 20°C and 90% relative humidity by plunge freezing in liquid ethane at -184°C. Grids were clipped using modified autogrid rings with cut-outs suitable for cryo-FIB milling. Cryo-confocal imaging of the plunge frozen samples was carried out on a TCS SP8 Cryo-CLEM (Leica Microsystems) equipped with a 50x/0.9 NA objective. For this, grids were initially mapped by collecting image stacks at 2x2 binning with a Z-spacing of 1.5 </w:t>
      </w:r>
      <w:r>
        <w:rPr>
          <w:rFonts w:eastAsia="Symbol" w:cs="Symbol" w:ascii="Symbol" w:hAnsi="Symbol"/>
          <w:sz w:val="22"/>
          <w:szCs w:val="22"/>
          <w:lang w:val="en-US"/>
        </w:rPr>
        <w:sym w:font="Symbol" w:char="f06d"/>
      </w:r>
      <w:r>
        <w:rPr>
          <w:rFonts w:cs="Arial" w:ascii="Arial" w:hAnsi="Arial"/>
          <w:sz w:val="22"/>
          <w:szCs w:val="22"/>
          <w:lang w:val="en-US"/>
        </w:rPr>
        <w:t xml:space="preserve">m in brightfield and widefield GFP fluorescence channels. Grid maps were used to identify intact grid squares containing cells with the target fluorescent signal. For confocal imaging of grid squares containing cells with the target fluorescent signal, image stacks with a Z-spacing of 300 nm and 84.4 nm pixel size were acquired with 488nm laser excitation. Grid mapping and cryo-confocal imaging were both carried out using the LAS X Navigator software (Leica Microsystems). Cryo-confocal stacks were deconvolved using Huygens Essential version 23.04.0p0 (Scientific Volume Imaging, </w:t>
      </w:r>
      <w:r>
        <w:rPr/>
        <w:t>http://svi.nl</w:t>
      </w:r>
      <w:r>
        <w:rPr>
          <w:rFonts w:cs="Arial" w:ascii="Arial" w:hAnsi="Arial"/>
          <w:sz w:val="22"/>
          <w:szCs w:val="22"/>
          <w:lang w:val="en-US"/>
        </w:rPr>
        <w:t xml:space="preserve">) and then resliced to achieve cubic voxels using Fiji </w:t>
      </w:r>
      <w:r>
        <w:fldChar w:fldCharType="begin"/>
      </w:r>
      <w:r>
        <w:rPr>
          <w:sz w:val="22"/>
          <w:szCs w:val="22"/>
          <w:rFonts w:cs="Arial" w:ascii="Arial" w:hAnsi="Arial"/>
          <w:lang w:val="en-US"/>
        </w:rPr>
        <w:instrText xml:space="preserve">ADDIN ZOTERO_ITEM CSL_CITATION {"citationID":"ezCZpB1E","properties":{"formattedCitation":"\\super 43\\nosupersub{}","plainCitation":"43","noteIndex":0},"citationItems":[{"id":578,"uris":["http://zotero.org/users/local/pqnyHZtz/items/TULPDZNK"],"itemData":{"id":578,"type":"article-journal","abstract":"Fiji is a distribution of the popular Open Source software ImageJ focused on biological image analysis. Fiji uses modern software engineering practices to combine powerful software libraries with a broad range of scripting languages to enable rapid prototyping of image processing algorithms. Fiji facilitates the transformation of novel algorithms into ImageJ plugins that can be shared with end users through an integrated update system. We propose Fiji as a platform for productive collaboration between computer science and biology research communities.","container-title":"Nature methods","DOI":"10.1038/nmeth.2019","ISSN":"1548-7091","issue":"7","journalAbbreviation":"Nat Methods","note":"PMID: 22743772\nPMCID: PMC3855844","page":"10.1038/nmeth.2019","source":"PubMed Central","title":"Fiji - an Open Source platform for biological image analysis","volume":"9","author":[{"family":"Schindelin","given":"Johannes"},{"family":"Arganda-Carreras","given":"Ignacio"},{"family":"Frise","given":"Erwin"},{"family":"Kaynig","given":"Verena"},{"family":"Longair","given":"Mark"},{"family":"Pietzsch","given":"Tobias"},{"family":"Preibisch","given":"Stephan"},{"family":"Rueden","given":"Curtis"},{"family":"Saalfeld","given":"Stephan"},{"family":"Schmid","given":"Benjamin"},{"family":"Tinevez","given":"Jean-Yves"},{"family":"White","given":"Daniel James"},{"family":"Hartenstein","given":"Volker"},{"family":"Eliceiri","given":"Kevin"},{"family":"Tomancak","given":"Pavel"},{"family":"Cardona","given":"Albert"}],"issued":{"date-parts":[["2012",6,28]]}}}],"schema":"https://github.com/citation-style-language/schema/raw/master/csl-citation.json"}</w:instrText>
      </w:r>
      <w:r>
        <w:rPr>
          <w:rFonts w:cs="Arial" w:ascii="Arial" w:hAnsi="Arial"/>
          <w:sz w:val="22"/>
          <w:szCs w:val="22"/>
          <w:lang w:val="en-US"/>
        </w:rPr>
      </w:r>
      <w:r>
        <w:rPr>
          <w:sz w:val="22"/>
          <w:szCs w:val="22"/>
          <w:rFonts w:cs="Arial" w:ascii="Arial" w:hAnsi="Arial"/>
          <w:lang w:val="en-US"/>
        </w:rPr>
        <w:fldChar w:fldCharType="separate"/>
      </w:r>
      <w:r>
        <w:rPr>
          <w:rFonts w:cs="Arial" w:ascii="Arial" w:hAnsi="Arial"/>
          <w:sz w:val="22"/>
          <w:szCs w:val="22"/>
          <w:lang w:val="en-US"/>
        </w:rPr>
      </w:r>
      <w:r>
        <w:rPr>
          <w:rFonts w:cs="Arial" w:ascii="Arial" w:hAnsi="Arial"/>
          <w:kern w:val="0"/>
          <w:sz w:val="22"/>
          <w:vertAlign w:val="superscript"/>
          <w:lang w:val="en-GB"/>
        </w:rPr>
        <w:t>43</w:t>
      </w:r>
      <w:r>
        <w:rPr>
          <w:rFonts w:cs="Arial" w:ascii="Arial" w:hAnsi="Arial"/>
          <w:sz w:val="22"/>
          <w:szCs w:val="22"/>
          <w:lang w:val="en-US"/>
        </w:rPr>
      </w:r>
      <w:r>
        <w:rPr>
          <w:sz w:val="22"/>
          <w:szCs w:val="22"/>
          <w:rFonts w:cs="Arial" w:ascii="Arial" w:hAnsi="Arial"/>
          <w:lang w:val="en-US"/>
        </w:rPr>
        <w:fldChar w:fldCharType="end"/>
      </w:r>
      <w:r>
        <w:rPr>
          <w:rFonts w:cs="Arial" w:ascii="Arial" w:hAnsi="Arial"/>
          <w:sz w:val="22"/>
          <w:szCs w:val="22"/>
          <w:lang w:val="en-US"/>
        </w:rPr>
        <w:t>. For FIB-milling with an Aquilos dual-beam cryo-focused ion beam-scanning electron microscope (cryo-FIB-SEM) (Thermo Scientific), equipped with a cryo-stage cooled to -180°C, grids were first coated with a protective organometallic platinum layer for 9 sec and then mapped by cryo-scanning electron microscopy (cryo-SEM). Grid maps were correlated to the cryo-fluorescence maps using MAPS Software (Thermo Scientific) and lamella sites were placed in grid squares in which cryo-confocal stacks had been collected. Semi-automatic FIB-milling of cells with the target fluorescent signal was then carried out at 8° milling angle using a Gallium ion beam and AutoTEM software (Thermo Scientific). The ion beam current and distance between milling patterns was decreased in a stepwise manner to achieve a final lamella thickness of 150-200 nm.</w:t>
      </w:r>
    </w:p>
    <w:p>
      <w:pPr>
        <w:pStyle w:val="Normal"/>
        <w:spacing w:lineRule="auto" w:line="360"/>
        <w:jc w:val="both"/>
        <w:rPr>
          <w:rFonts w:ascii="Arial" w:hAnsi="Arial" w:cs="Arial"/>
          <w:sz w:val="22"/>
          <w:szCs w:val="22"/>
          <w:lang w:val="en-US"/>
        </w:rPr>
      </w:pPr>
      <w:r>
        <w:rPr>
          <w:rFonts w:cs="Arial" w:ascii="Arial" w:hAnsi="Arial"/>
          <w:sz w:val="22"/>
          <w:szCs w:val="22"/>
          <w:lang w:val="en-US"/>
        </w:rPr>
        <w:t xml:space="preserve">Tilt series were acquired on a Krios G4 (Thermo Scientific) cryo-TEM operated at 300kV and equipped with a Selectris X energy filter, an energy slit set to 10eV and Falcon 4i direct electron detector at a nominal magnification of 64000x, corresponding to a 1.197 Å pixel size, using SerialEM </w:t>
      </w:r>
      <w:r>
        <w:fldChar w:fldCharType="begin"/>
      </w:r>
      <w:r>
        <w:rPr>
          <w:sz w:val="22"/>
          <w:szCs w:val="22"/>
          <w:rFonts w:cs="Arial" w:ascii="Arial" w:hAnsi="Arial"/>
          <w:lang w:val="en-US"/>
        </w:rPr>
        <w:instrText xml:space="preserve">ADDIN ZOTERO_ITEM CSL_CITATION {"citationID":"w54RmdPk","properties":{"formattedCitation":"\\super 51\\nosupersub{}","plainCitation":"51","noteIndex":0},"citationItems":[{"id":583,"uris":["http://zotero.org/users/local/pqnyHZtz/items/M5KU639J"],"itemData":{"id":583,"type":"article-journal","abstract":"A new method was developed to acquire images automatically at a series of specimen tilts, as required for tomographic reconstruction. The method uses changes in specimen position at previous tilt angles to predict the position at the current tilt angle. Actual measurement of the position or focus is skipped if the statistical error of the prediction is low enough. This method allows a tilt series to be acquired rapidly when conditions are good but falls back toward the traditional approach of taking focusing and tracking images when necessary. The method has been implemented in a program, SerialEM, that provides an efficient environment for data acquisition. This program includes control of an energy filter as well as a low-dose imaging mode, in which tracking and focusing occur away from the area of interest. The program can automatically acquire a montage of overlapping frames, allowing tomography of areas larger than the field of the CCD camera. It also includes tools for navigating between specimen positions and finding regions of interest.","container-title":"Journal of Structural Biology","DOI":"10.1016/j.jsb.2005.07.007","ISSN":"1047-8477","issue":"1","journalAbbreviation":"J Struct Biol","language":"eng","note":"PMID: 16182563","page":"36-51","source":"PubMed","title":"Automated electron microscope tomography using robust prediction of specimen movements","volume":"152","author":[{"family":"Mastronarde","given":"David N."}],"issued":{"date-parts":[["2005",10]]}}}],"schema":"https://github.com/citation-style-language/schema/raw/master/csl-citation.json"}</w:instrText>
      </w:r>
      <w:r>
        <w:rPr>
          <w:rFonts w:cs="Arial" w:ascii="Arial" w:hAnsi="Arial"/>
          <w:sz w:val="22"/>
          <w:szCs w:val="22"/>
          <w:lang w:val="en-US"/>
        </w:rPr>
      </w:r>
      <w:r>
        <w:rPr>
          <w:sz w:val="22"/>
          <w:szCs w:val="22"/>
          <w:rFonts w:cs="Arial" w:ascii="Arial" w:hAnsi="Arial"/>
          <w:lang w:val="en-US"/>
        </w:rPr>
        <w:fldChar w:fldCharType="separate"/>
      </w:r>
      <w:r>
        <w:rPr>
          <w:rFonts w:cs="Arial" w:ascii="Arial" w:hAnsi="Arial"/>
          <w:sz w:val="22"/>
          <w:szCs w:val="22"/>
          <w:lang w:val="en-US"/>
        </w:rPr>
      </w:r>
      <w:r>
        <w:rPr>
          <w:rFonts w:cs="Arial" w:ascii="Arial" w:hAnsi="Arial"/>
          <w:kern w:val="0"/>
          <w:sz w:val="22"/>
          <w:vertAlign w:val="superscript"/>
          <w:lang w:val="en-GB"/>
        </w:rPr>
        <w:t>51</w:t>
      </w:r>
      <w:r>
        <w:rPr>
          <w:rFonts w:cs="Arial" w:ascii="Arial" w:hAnsi="Arial"/>
          <w:sz w:val="22"/>
          <w:szCs w:val="22"/>
          <w:lang w:val="en-US"/>
        </w:rPr>
      </w:r>
      <w:r>
        <w:rPr>
          <w:sz w:val="22"/>
          <w:szCs w:val="22"/>
          <w:rFonts w:cs="Arial" w:ascii="Arial" w:hAnsi="Arial"/>
          <w:lang w:val="en-US"/>
        </w:rPr>
        <w:fldChar w:fldCharType="end"/>
      </w:r>
      <w:r>
        <w:rPr>
          <w:rFonts w:cs="Arial" w:ascii="Arial" w:hAnsi="Arial"/>
          <w:sz w:val="22"/>
          <w:szCs w:val="22"/>
          <w:lang w:val="en-US"/>
        </w:rPr>
        <w:t xml:space="preserve">. A dose-symmetric acquisition scheme </w:t>
      </w:r>
      <w:r>
        <w:fldChar w:fldCharType="begin"/>
      </w:r>
      <w:r>
        <w:rPr>
          <w:sz w:val="22"/>
          <w:szCs w:val="22"/>
          <w:rFonts w:cs="Arial" w:ascii="Arial" w:hAnsi="Arial"/>
          <w:lang w:val="en-US"/>
        </w:rPr>
        <w:instrText xml:space="preserve">ADDIN ZOTERO_ITEM CSL_CITATION {"citationID":"TUf69D9g","properties":{"formattedCitation":"\\super 52\\nosupersub{}","plainCitation":"52","noteIndex":0},"citationItems":[{"id":581,"uris":["http://zotero.org/users/local/pqnyHZtz/items/NFL5QT3L"],"itemData":{"id":581,"type":"article-journal","abstract":"Cryo-electron tomography (cryoET) allows 3D structural information to be obtained from cells and other biological samples in their close-to-native state. In combination with subtomogram averaging, detailed structures of repeating features can be resolved. CryoET data is collected as a series of images of the sample from different tilt angles; this is performed by physically rotating the sample in the microscope between each image. The angles at which the images are collected, and the order in which they are collected, together are called the tilt-scheme. Here we describe a \"dose-symmetric tilt-scheme\" that begins at low tilt and then alternates between increasingly positive and negative tilts. This tilt-scheme maximizes the amount of high-resolution information maintained in the tomogram for subsequent subtomogram averaging, and may also be advantageous for other applications. We describe implementation of the tilt-scheme in combination with further data-collection refinements including setting thresholds on acceptable drift and improving focus accuracy. Requirements for microscope set-up are introduced, and a macro is provided which automates the application of the tilt-scheme within SerialEM.","container-title":"Journal of Structural Biology","DOI":"10.1016/j.jsb.2016.06.007","ISSN":"1095-8657","issue":"2","journalAbbreviation":"J Struct Biol","language":"eng","note":"PMID: 27313000\nPMCID: PMC5287356","page":"191-198","source":"PubMed","title":"Implementation of a cryo-electron tomography tilt-scheme optimized for high resolution subtomogram averaging","volume":"197","author":[{"family":"Hagen","given":"Wim J. H."},{"family":"Wan","given":"William"},{"family":"Briggs","given":"John A. G."}],"issued":{"date-parts":[["2017",2]]}}}],"schema":"https://github.com/citation-style-language/schema/raw/master/csl-citation.json"}</w:instrText>
      </w:r>
      <w:r>
        <w:rPr>
          <w:rFonts w:cs="Arial" w:ascii="Arial" w:hAnsi="Arial"/>
          <w:sz w:val="22"/>
          <w:szCs w:val="22"/>
          <w:lang w:val="en-US"/>
        </w:rPr>
      </w:r>
      <w:r>
        <w:rPr>
          <w:sz w:val="22"/>
          <w:szCs w:val="22"/>
          <w:rFonts w:cs="Arial" w:ascii="Arial" w:hAnsi="Arial"/>
          <w:lang w:val="en-US"/>
        </w:rPr>
        <w:fldChar w:fldCharType="separate"/>
      </w:r>
      <w:r>
        <w:rPr>
          <w:rFonts w:cs="Arial" w:ascii="Arial" w:hAnsi="Arial"/>
          <w:sz w:val="22"/>
          <w:szCs w:val="22"/>
          <w:lang w:val="en-US"/>
        </w:rPr>
      </w:r>
      <w:r>
        <w:rPr>
          <w:rFonts w:cs="Arial" w:ascii="Arial" w:hAnsi="Arial"/>
          <w:kern w:val="0"/>
          <w:sz w:val="22"/>
          <w:vertAlign w:val="superscript"/>
          <w:lang w:val="en-GB"/>
        </w:rPr>
        <w:t>52</w:t>
      </w:r>
      <w:r>
        <w:rPr>
          <w:rFonts w:cs="Arial" w:ascii="Arial" w:hAnsi="Arial"/>
          <w:sz w:val="22"/>
          <w:szCs w:val="22"/>
          <w:lang w:val="en-US"/>
        </w:rPr>
      </w:r>
      <w:r>
        <w:rPr>
          <w:sz w:val="22"/>
          <w:szCs w:val="22"/>
          <w:rFonts w:cs="Arial" w:ascii="Arial" w:hAnsi="Arial"/>
          <w:lang w:val="en-US"/>
        </w:rPr>
        <w:fldChar w:fldCharType="end"/>
      </w:r>
      <w:r>
        <w:rPr>
          <w:rFonts w:cs="Arial" w:ascii="Arial" w:hAnsi="Arial"/>
          <w:sz w:val="22"/>
          <w:szCs w:val="22"/>
          <w:lang w:val="en-US"/>
        </w:rPr>
        <w:t xml:space="preserve"> was used with the start angle set to 8° and a nominal tilt range of 68° to -52° with 2° increments, a target defocus range of -1.5 to -4.5 µm and total dose of ~150e/Å</w:t>
      </w:r>
      <w:r>
        <w:rPr>
          <w:rFonts w:cs="Arial" w:ascii="Arial" w:hAnsi="Arial"/>
          <w:sz w:val="22"/>
          <w:szCs w:val="22"/>
          <w:vertAlign w:val="superscript"/>
          <w:lang w:val="en-US"/>
        </w:rPr>
        <w:t>2</w:t>
      </w:r>
      <w:r>
        <w:rPr>
          <w:rFonts w:cs="Arial" w:ascii="Arial" w:hAnsi="Arial"/>
          <w:sz w:val="22"/>
          <w:szCs w:val="22"/>
          <w:lang w:val="en-US"/>
        </w:rPr>
        <w:t xml:space="preserve">. Target areas for tilt series acquisition were identified via correlation of the cryo-confocal stacks with low-magnification TEM grid square images acquired at a nominal magnification of 470x, using 3D-Correlation Toolbox (https://3dct.semper.space/), with the Dynabeads serving as fiducial markers visible in both imaging modalities. </w:t>
      </w:r>
    </w:p>
    <w:p>
      <w:pPr>
        <w:pStyle w:val="Normal"/>
        <w:spacing w:lineRule="auto" w:line="360"/>
        <w:jc w:val="both"/>
        <w:rPr>
          <w:rFonts w:ascii="Arial" w:hAnsi="Arial" w:cs="Arial"/>
          <w:sz w:val="22"/>
          <w:szCs w:val="22"/>
          <w:lang w:val="en-US"/>
        </w:rPr>
      </w:pPr>
      <w:r>
        <w:rPr>
          <w:rFonts w:cs="Arial" w:ascii="Arial" w:hAnsi="Arial"/>
          <w:sz w:val="22"/>
          <w:szCs w:val="22"/>
          <w:lang w:val="en-US"/>
        </w:rPr>
      </w:r>
    </w:p>
    <w:p>
      <w:pPr>
        <w:pStyle w:val="Normal"/>
        <w:spacing w:lineRule="auto" w:line="360"/>
        <w:jc w:val="both"/>
        <w:rPr>
          <w:rFonts w:ascii="Arial" w:hAnsi="Arial" w:cs="Arial"/>
          <w:b/>
          <w:bCs/>
          <w:sz w:val="22"/>
          <w:szCs w:val="22"/>
          <w:lang w:val="en-US"/>
        </w:rPr>
      </w:pPr>
      <w:r>
        <w:rPr>
          <w:rFonts w:cs="Arial" w:ascii="Arial" w:hAnsi="Arial"/>
          <w:b/>
          <w:bCs/>
          <w:sz w:val="22"/>
          <w:szCs w:val="22"/>
          <w:lang w:val="en-US"/>
        </w:rPr>
        <w:t xml:space="preserve">Tomogram reconstruction and membrane segmentation </w:t>
      </w:r>
    </w:p>
    <w:p>
      <w:pPr>
        <w:pStyle w:val="Normal"/>
        <w:spacing w:lineRule="auto" w:line="360"/>
        <w:jc w:val="both"/>
        <w:rPr>
          <w:rFonts w:ascii="Arial" w:hAnsi="Arial" w:cs="Arial"/>
          <w:sz w:val="22"/>
          <w:szCs w:val="22"/>
          <w:lang w:val="en-US"/>
        </w:rPr>
      </w:pPr>
      <w:r>
        <w:rPr>
          <w:rFonts w:cs="Arial" w:ascii="Arial" w:hAnsi="Arial"/>
          <w:sz w:val="22"/>
          <w:szCs w:val="22"/>
          <w:lang w:val="en-US"/>
        </w:rPr>
        <w:t xml:space="preserve">Tilt series alignment and tomogram reconstruction via weighted back projection were carried out at bin4 using AreTomo version 1.3.3 </w:t>
      </w:r>
      <w:r>
        <w:fldChar w:fldCharType="begin"/>
      </w:r>
      <w:r>
        <w:rPr>
          <w:sz w:val="22"/>
          <w:szCs w:val="22"/>
          <w:rFonts w:cs="Arial" w:ascii="Arial" w:hAnsi="Arial"/>
          <w:lang w:val="en-US"/>
        </w:rPr>
        <w:instrText xml:space="preserve">ADDIN ZOTERO_ITEM CSL_CITATION {"citationID":"sLyJqEUT","properties":{"formattedCitation":"\\super 53\\nosupersub{}","plainCitation":"53","noteIndex":0},"citationItems":[{"id":587,"uris":["http://zotero.org/users/local/pqnyHZtz/items/4TFAK877"],"itemData":{"id":587,"type":"article-journal","abstract":"AreTomo, an abbreviation for Alignment and Reconstruction for Electron Tomography, is a GPU accelerated software package that fully automates motion-corrected marker-free tomographic alignment and reconstruction in a single package. By correcting in-plane rotation, translation, and importantly, the local motion resulting from beam-induced motion from tilt to tilt, AreTomo can produce tomograms with sufficient accuracy to be directly used for subtomogram averaging. Another major application is the on-the-fly reconstruction of tomograms in parallel with tilt series collection to provide users with real-time feedback of sample quality allowing users to make any necessary adjustments of collection parameters. Here, the multiple alignment algorithms implemented in AreTomo are described and the local motions measured on a typical tilt series are analyzed. The residual local motion after correction for global motion was found in the range of ± 80 Å, indicating that the accurate correction of local motion is critical for high-resolution cryo-electron tomography (cryoET).","container-title":"Journal of Structural Biology: X","DOI":"10.1016/j.yjsbx.2022.100068","ISSN":"2590-1524","journalAbbreviation":"Journal of Structural Biology: X","page":"100068","source":"ScienceDirect","title":"AreTomo: An integrated software package for automated marker-free, motion-corrected cryo-electron tomographic alignment and reconstruction","title-short":"AreTomo","volume":"6","author":[{"family":"Zheng","given":"Shawn"},{"family":"Wolff","given":"Georg"},{"family":"Greenan","given":"Garrett"},{"family":"Chen","given":"Zhen"},{"family":"Faas","given":"Frank G. A."},{"family":"Bárcena","given":"Montserrat"},{"family":"Koster","given":"Abraham J."},{"family":"Cheng","given":"Yifan"},{"family":"Agard","given":"David A."}],"issued":{"date-parts":[["2022",1,1]]}}}],"schema":"https://github.com/citation-style-language/schema/raw/master/csl-citation.json"}</w:instrText>
      </w:r>
      <w:r>
        <w:rPr>
          <w:rFonts w:cs="Arial" w:ascii="Arial" w:hAnsi="Arial"/>
          <w:sz w:val="22"/>
          <w:szCs w:val="22"/>
          <w:lang w:val="en-US"/>
        </w:rPr>
      </w:r>
      <w:r>
        <w:rPr>
          <w:sz w:val="22"/>
          <w:szCs w:val="22"/>
          <w:rFonts w:cs="Arial" w:ascii="Arial" w:hAnsi="Arial"/>
          <w:lang w:val="en-US"/>
        </w:rPr>
        <w:fldChar w:fldCharType="separate"/>
      </w:r>
      <w:r>
        <w:rPr>
          <w:rFonts w:cs="Arial" w:ascii="Arial" w:hAnsi="Arial"/>
          <w:sz w:val="22"/>
          <w:szCs w:val="22"/>
          <w:lang w:val="en-US"/>
        </w:rPr>
      </w:r>
      <w:r>
        <w:rPr>
          <w:rFonts w:cs="Arial" w:ascii="Arial" w:hAnsi="Arial"/>
          <w:kern w:val="0"/>
          <w:sz w:val="22"/>
          <w:vertAlign w:val="superscript"/>
          <w:lang w:val="en-GB"/>
        </w:rPr>
        <w:t>53</w:t>
      </w:r>
      <w:r>
        <w:rPr>
          <w:rFonts w:cs="Arial" w:ascii="Arial" w:hAnsi="Arial"/>
          <w:sz w:val="22"/>
          <w:szCs w:val="22"/>
          <w:lang w:val="en-US"/>
        </w:rPr>
      </w:r>
      <w:r>
        <w:rPr>
          <w:sz w:val="22"/>
          <w:szCs w:val="22"/>
          <w:rFonts w:cs="Arial" w:ascii="Arial" w:hAnsi="Arial"/>
          <w:lang w:val="en-US"/>
        </w:rPr>
        <w:fldChar w:fldCharType="end"/>
      </w:r>
      <w:r>
        <w:rPr>
          <w:rFonts w:cs="Arial" w:ascii="Arial" w:hAnsi="Arial"/>
          <w:sz w:val="22"/>
          <w:szCs w:val="22"/>
          <w:lang w:val="en-US"/>
        </w:rPr>
        <w:t xml:space="preserve">. Tomogram denoising at bin4 was done with cryoCARE (https://github.com/juglab/cryoCARE_pip, </w:t>
      </w:r>
      <w:r>
        <w:fldChar w:fldCharType="begin"/>
      </w:r>
      <w:r>
        <w:rPr>
          <w:sz w:val="22"/>
          <w:szCs w:val="22"/>
          <w:rFonts w:cs="Arial" w:ascii="Arial" w:hAnsi="Arial"/>
          <w:lang w:val="en-US"/>
        </w:rPr>
        <w:instrText xml:space="preserve">ADDIN ZOTERO_ITEM CSL_CITATION {"citationID":"vqVDbsMO","properties":{"formattedCitation":"\\super 54\\nosupersub{}","plainCitation":"54","noteIndex":0},"citationItems":[{"id":590,"uris":["http://zotero.org/users/local/pqnyHZtz/items/PKC7KXCB"],"itemData":{"id":590,"type":"chapter","abstract":"Multiple approaches to use deep neural networks for image restoration have recently been proposed. Training such networks requires well registered pairs of high and low-quality images. While this is easily achievable for many imaging modalities, e.g., fluorescence light microscopy, for others it is not. Here we summarize on a number of recent developments in the fast-paced field of Content-Aware Image Restoration (CARE), in particular, and the associated area of neural network training, more in general. We then give specific examples how electron microscopy data can benefit from these new technologies.","collection-title":"Three-Dimensional Electron Microscopy","container-title":"Methods in Cell Biology","note":"DOI: 10.1016/bs.mcb.2019.05.001","page":"277-289","publisher":"Academic Press","source":"ScienceDirect","title":"Chapter 13 - Content-aware image restoration for electron microscopy","URL":"https://www.sciencedirect.com/science/article/pii/S0091679X19300706","volume":"152","author":[{"family":"Buchholz","given":"Tim-Oliver"},{"family":"Krull","given":"Alexander"},{"family":"Shahidi","given":"Réza"},{"family":"Pigino","given":"Gaia"},{"family":"Jékely","given":"Gáspár"},{"family":"Jug","given":"Florian"}],"editor":[{"family":"Müller-Reichert","given":"Thomas"},{"family":"Pigino","given":"Gaia"}],"accessed":{"date-parts":[["2024",1,2]]},"issued":{"date-parts":[["2019",1,1]]}}}],"schema":"https://github.com/citation-style-language/schema/raw/master/csl-citation.json"}</w:instrText>
      </w:r>
      <w:r>
        <w:rPr>
          <w:rFonts w:cs="Arial" w:ascii="Arial" w:hAnsi="Arial"/>
          <w:sz w:val="22"/>
          <w:szCs w:val="22"/>
          <w:lang w:val="en-US"/>
        </w:rPr>
      </w:r>
      <w:r>
        <w:rPr>
          <w:sz w:val="22"/>
          <w:szCs w:val="22"/>
          <w:rFonts w:cs="Arial" w:ascii="Arial" w:hAnsi="Arial"/>
          <w:lang w:val="en-US"/>
        </w:rPr>
        <w:fldChar w:fldCharType="separate"/>
      </w:r>
      <w:r>
        <w:rPr>
          <w:rFonts w:cs="Arial" w:ascii="Arial" w:hAnsi="Arial"/>
          <w:sz w:val="22"/>
          <w:szCs w:val="22"/>
          <w:lang w:val="en-US"/>
        </w:rPr>
      </w:r>
      <w:r>
        <w:rPr>
          <w:rFonts w:cs="Arial" w:ascii="Arial" w:hAnsi="Arial"/>
          <w:kern w:val="0"/>
          <w:sz w:val="22"/>
          <w:vertAlign w:val="superscript"/>
          <w:lang w:val="en-GB"/>
        </w:rPr>
        <w:t>54</w:t>
      </w:r>
      <w:r>
        <w:rPr>
          <w:rFonts w:cs="Arial" w:ascii="Arial" w:hAnsi="Arial"/>
          <w:sz w:val="22"/>
          <w:szCs w:val="22"/>
          <w:lang w:val="en-US"/>
        </w:rPr>
      </w:r>
      <w:r>
        <w:rPr>
          <w:sz w:val="22"/>
          <w:szCs w:val="22"/>
          <w:rFonts w:cs="Arial" w:ascii="Arial" w:hAnsi="Arial"/>
          <w:lang w:val="en-US"/>
        </w:rPr>
        <w:fldChar w:fldCharType="end"/>
      </w:r>
      <w:r>
        <w:rPr>
          <w:rFonts w:cs="Arial" w:ascii="Arial" w:hAnsi="Arial"/>
          <w:sz w:val="22"/>
          <w:szCs w:val="22"/>
          <w:lang w:val="en-US"/>
        </w:rPr>
        <w:t xml:space="preserve">) trained on tomograms reconstructed from odd/even tilt series frames with identical alignment parameters. Automatic segmentation of membranes in the denoised tomograms was carried out by MemBrain-Seg (https://github.com/teamtomo/membrain-seg, </w:t>
      </w:r>
      <w:r>
        <w:fldChar w:fldCharType="begin"/>
      </w:r>
      <w:r>
        <w:rPr>
          <w:sz w:val="22"/>
          <w:szCs w:val="22"/>
          <w:rFonts w:cs="Arial" w:ascii="Arial" w:hAnsi="Arial"/>
          <w:lang w:val="en-US"/>
        </w:rPr>
        <w:instrText xml:space="preserve">ADDIN ZOTERO_ITEM CSL_CITATION {"citationID":"YLP9cefa","properties":{"formattedCitation":"\\super 55\\nosupersub{}","plainCitation":"55","noteIndex":0},"citationItems":[{"id":593,"uris":["http://zotero.org/users/local/pqnyHZtz/items/TDFLTQ9Y"],"itemData":{"id":593,"type":"article-journal","abstract":"Biomedical imaging is a driver of scientific discovery and a core component of medical care and is being stimulated by the field of deep learning. While semantic segmentation algorithms enable image analysis and quantification in many applications, the design of respective specialized solutions is non-trivial and highly dependent on dataset properties and hardware conditions. We developed nnU-Net, a deep learning-based segmentation method that automatically configures itself, including preprocessing, network architecture, training and post-processing for any new task. The key design choices in this process are modeled as a set of fixed parameters, interdependent rules and empirical decisions. Without manual intervention, nnU-Net surpasses most existing approaches, including highly specialized solutions on 23 public datasets used in international biomedical segmentation competitions. We make nnU-Net publicly available as an out-of-the-box tool, rendering state-of-the-art segmentation accessible to a broad audience by requiring neither expert knowledge nor computing resources beyond standard network training.","container-title":"Nature Methods","DOI":"10.1038/s41592-020-01008-z","ISSN":"1548-7105","issue":"2","journalAbbreviation":"Nat Methods","language":"eng","note":"PMID: 33288961","page":"203-211","source":"PubMed","title":"nnU-Net: a self-configuring method for deep learning-based biomedical image segmentation","title-short":"nnU-Net","volume":"18","author":[{"family":"Isensee","given":"Fabian"},{"family":"Jaeger","given":"Paul F."},{"family":"Kohl","given":"Simon A. A."},{"family":"Petersen","given":"Jens"},{"family":"Maier-Hein","given":"Klaus H."}],"issued":{"date-parts":[["2021",2]]}}}],"schema":"https://github.com/citation-style-language/schema/raw/master/csl-citation.json"}</w:instrText>
      </w:r>
      <w:r>
        <w:rPr>
          <w:rFonts w:cs="Arial" w:ascii="Arial" w:hAnsi="Arial"/>
          <w:sz w:val="22"/>
          <w:szCs w:val="22"/>
          <w:lang w:val="en-US"/>
        </w:rPr>
      </w:r>
      <w:r>
        <w:rPr>
          <w:sz w:val="22"/>
          <w:szCs w:val="22"/>
          <w:rFonts w:cs="Arial" w:ascii="Arial" w:hAnsi="Arial"/>
          <w:lang w:val="en-US"/>
        </w:rPr>
        <w:fldChar w:fldCharType="separate"/>
      </w:r>
      <w:r>
        <w:rPr>
          <w:rFonts w:cs="Arial" w:ascii="Arial" w:hAnsi="Arial"/>
          <w:sz w:val="22"/>
          <w:szCs w:val="22"/>
          <w:lang w:val="en-US"/>
        </w:rPr>
      </w:r>
      <w:r>
        <w:rPr>
          <w:rFonts w:cs="Arial" w:ascii="Arial" w:hAnsi="Arial"/>
          <w:kern w:val="0"/>
          <w:sz w:val="22"/>
          <w:vertAlign w:val="superscript"/>
          <w:lang w:val="en-GB"/>
        </w:rPr>
        <w:t>55</w:t>
      </w:r>
      <w:r>
        <w:rPr>
          <w:rFonts w:cs="Arial" w:ascii="Arial" w:hAnsi="Arial"/>
          <w:sz w:val="22"/>
          <w:szCs w:val="22"/>
          <w:lang w:val="en-US"/>
        </w:rPr>
      </w:r>
      <w:r>
        <w:rPr>
          <w:sz w:val="22"/>
          <w:szCs w:val="22"/>
          <w:rFonts w:cs="Arial" w:ascii="Arial" w:hAnsi="Arial"/>
          <w:lang w:val="en-US"/>
        </w:rPr>
        <w:fldChar w:fldCharType="end"/>
      </w:r>
      <w:r>
        <w:rPr>
          <w:rFonts w:cs="Arial" w:ascii="Arial" w:hAnsi="Arial"/>
          <w:sz w:val="22"/>
          <w:szCs w:val="22"/>
          <w:lang w:val="en-US"/>
        </w:rPr>
        <w:t xml:space="preserve">), followed by manual refinement in Amira 2022.2 (Thermo Scientiﬁc) and display in ChimeraX-1.6.1 (https://www.cgl.ucsf. edu/chimerax, </w:t>
      </w:r>
      <w:r>
        <w:fldChar w:fldCharType="begin"/>
      </w:r>
      <w:r>
        <w:rPr>
          <w:sz w:val="22"/>
          <w:szCs w:val="22"/>
          <w:rFonts w:cs="Arial" w:ascii="Arial" w:hAnsi="Arial"/>
          <w:lang w:val="en-US"/>
        </w:rPr>
        <w:instrText xml:space="preserve">ADDIN ZOTERO_ITEM CSL_CITATION {"citationID":"OlsdhVH9","properties":{"formattedCitation":"\\super 56\\nosupersub{}","plainCitation":"56","noteIndex":0},"citationItems":[{"id":596,"uris":["http://zotero.org/users/local/pqnyHZtz/items/CBJWZUSJ"],"itemData":{"id":596,"type":"article-journal","abstract":"UCSF ChimeraX is the next-generation interactive visualization program from the Resource for Biocomputing, Visualization, and Informatics (RBVI), following UCSF Chimera. ChimeraX brings (a) significant performance and graphics enhancements; (b) new implementations of Chimera's most highly used tools, many with further improvements; (c) several entirely new analysis features; (d) support for new areas such as virtual reality, light-sheet microscopy, and medical imaging data; (e) major ease-of-use advances, including toolbars with icons to perform actions with a single click, basic \"undo\" capabilities, and more logical and consistent commands; and (f) an app store for researchers to contribute new tools. ChimeraX includes full user documentation and is free for noncommercial use, with downloads available for Windows, Linux, and macOS from https://www.rbvi.ucsf.edu/chimerax.","container-title":"Protein Science: A Publication of the Protein Society","DOI":"10.1002/pro.3943","ISSN":"1469-896X","issue":"1","journalAbbreviation":"Protein Sci","language":"eng","note":"PMID: 32881101\nPMCID: PMC7737788","page":"70-82","source":"PubMed","title":"UCSF ChimeraX: Structure visualization for researchers, educators, and developers","title-short":"UCSF ChimeraX","volume":"30","author":[{"family":"Pettersen","given":"Eric F."},{"family":"Goddard","given":"Thomas D."},{"family":"Huang","given":"Conrad C."},{"family":"Meng","given":"Elaine C."},{"family":"Couch","given":"Gregory S."},{"family":"Croll","given":"Tristan I."},{"family":"Morris","given":"John H."},{"family":"Ferrin","given":"Thomas E."}],"issued":{"date-parts":[["2021",1]]}}}],"schema":"https://github.com/citation-style-language/schema/raw/master/csl-citation.json"}</w:instrText>
      </w:r>
      <w:r>
        <w:rPr>
          <w:rFonts w:cs="Arial" w:ascii="Arial" w:hAnsi="Arial"/>
          <w:sz w:val="22"/>
          <w:szCs w:val="22"/>
          <w:lang w:val="en-US"/>
        </w:rPr>
      </w:r>
      <w:r>
        <w:rPr>
          <w:sz w:val="22"/>
          <w:szCs w:val="22"/>
          <w:rFonts w:cs="Arial" w:ascii="Arial" w:hAnsi="Arial"/>
          <w:lang w:val="en-US"/>
        </w:rPr>
        <w:fldChar w:fldCharType="separate"/>
      </w:r>
      <w:r>
        <w:rPr>
          <w:rFonts w:cs="Arial" w:ascii="Arial" w:hAnsi="Arial"/>
          <w:sz w:val="22"/>
          <w:szCs w:val="22"/>
          <w:lang w:val="en-US"/>
        </w:rPr>
      </w:r>
      <w:r>
        <w:rPr>
          <w:rFonts w:cs="Arial" w:ascii="Arial" w:hAnsi="Arial"/>
          <w:kern w:val="0"/>
          <w:sz w:val="22"/>
          <w:vertAlign w:val="superscript"/>
          <w:lang w:val="en-GB"/>
        </w:rPr>
        <w:t>56</w:t>
      </w:r>
      <w:r>
        <w:rPr>
          <w:rFonts w:cs="Arial" w:ascii="Arial" w:hAnsi="Arial"/>
          <w:sz w:val="22"/>
          <w:szCs w:val="22"/>
          <w:lang w:val="en-US"/>
        </w:rPr>
      </w:r>
      <w:r>
        <w:rPr>
          <w:sz w:val="22"/>
          <w:szCs w:val="22"/>
          <w:rFonts w:cs="Arial" w:ascii="Arial" w:hAnsi="Arial"/>
          <w:lang w:val="en-US"/>
        </w:rPr>
        <w:fldChar w:fldCharType="end"/>
      </w:r>
      <w:r>
        <w:rPr>
          <w:rFonts w:cs="Arial" w:ascii="Arial" w:hAnsi="Arial"/>
          <w:sz w:val="22"/>
          <w:szCs w:val="22"/>
          <w:lang w:val="en-US"/>
        </w:rPr>
        <w:t xml:space="preserve">). </w:t>
      </w:r>
    </w:p>
    <w:p>
      <w:pPr>
        <w:pStyle w:val="Normal"/>
        <w:spacing w:lineRule="auto" w:line="360"/>
        <w:jc w:val="both"/>
        <w:rPr>
          <w:rFonts w:ascii="Arial" w:hAnsi="Arial" w:cs="Arial"/>
          <w:sz w:val="22"/>
          <w:szCs w:val="22"/>
          <w:lang w:val="en-US"/>
        </w:rPr>
      </w:pPr>
      <w:r>
        <w:rPr>
          <w:rFonts w:cs="Arial" w:ascii="Arial" w:hAnsi="Arial"/>
          <w:sz w:val="22"/>
          <w:szCs w:val="22"/>
          <w:lang w:val="en-US"/>
        </w:rPr>
      </w:r>
    </w:p>
    <w:p>
      <w:pPr>
        <w:pStyle w:val="Normal"/>
        <w:spacing w:lineRule="auto" w:line="360"/>
        <w:jc w:val="both"/>
        <w:rPr>
          <w:rFonts w:ascii="Arial" w:hAnsi="Arial" w:cs="Arial"/>
          <w:b/>
          <w:bCs/>
          <w:sz w:val="22"/>
          <w:szCs w:val="22"/>
          <w:lang w:val="en-US"/>
        </w:rPr>
      </w:pPr>
      <w:r>
        <w:rPr>
          <w:rFonts w:cs="Arial" w:ascii="Arial" w:hAnsi="Arial"/>
          <w:b/>
          <w:bCs/>
          <w:sz w:val="22"/>
          <w:szCs w:val="22"/>
          <w:lang w:val="en-US"/>
        </w:rPr>
        <w:t>Modeling</w:t>
      </w:r>
    </w:p>
    <w:p>
      <w:pPr>
        <w:pStyle w:val="Normal"/>
        <w:spacing w:lineRule="auto" w:line="360"/>
        <w:jc w:val="both"/>
        <w:rPr>
          <w:rFonts w:ascii="Arial" w:hAnsi="Arial" w:cs="Arial"/>
          <w:sz w:val="22"/>
          <w:szCs w:val="22"/>
          <w:lang w:val="en-US"/>
        </w:rPr>
      </w:pPr>
      <w:r>
        <w:rPr>
          <w:rFonts w:cs="Arial" w:ascii="Arial" w:hAnsi="Arial"/>
          <w:sz w:val="22"/>
          <w:szCs w:val="22"/>
          <w:lang w:val="en-US"/>
        </w:rPr>
        <w:t xml:space="preserve">The mathematical modeling is described in the Supplementary material. </w:t>
      </w:r>
    </w:p>
    <w:p>
      <w:pPr>
        <w:pStyle w:val="Normal"/>
        <w:spacing w:lineRule="auto" w:line="360"/>
        <w:jc w:val="both"/>
        <w:rPr>
          <w:rFonts w:ascii="Arial" w:hAnsi="Arial" w:cs="Arial"/>
          <w:sz w:val="22"/>
          <w:szCs w:val="22"/>
          <w:lang w:val="en-US"/>
        </w:rPr>
      </w:pPr>
      <w:r>
        <w:rPr>
          <w:rFonts w:cs="Arial" w:ascii="Arial" w:hAnsi="Arial"/>
          <w:sz w:val="22"/>
          <w:szCs w:val="22"/>
          <w:lang w:val="en-US"/>
        </w:rPr>
      </w:r>
    </w:p>
    <w:p>
      <w:pPr>
        <w:pStyle w:val="Normal"/>
        <w:spacing w:lineRule="auto" w:line="360"/>
        <w:jc w:val="both"/>
        <w:rPr>
          <w:rFonts w:ascii="Arial" w:hAnsi="Arial" w:cs="Arial"/>
          <w:b/>
          <w:bCs/>
          <w:sz w:val="22"/>
          <w:szCs w:val="22"/>
          <w:lang w:val="en-US"/>
        </w:rPr>
      </w:pPr>
      <w:r>
        <w:rPr>
          <w:rFonts w:cs="Arial" w:ascii="Arial" w:hAnsi="Arial"/>
          <w:b/>
          <w:bCs/>
          <w:sz w:val="22"/>
          <w:szCs w:val="22"/>
          <w:lang w:val="en-US"/>
        </w:rPr>
        <w:t>Code availability</w:t>
      </w:r>
    </w:p>
    <w:p>
      <w:pPr>
        <w:pStyle w:val="Normal"/>
        <w:spacing w:lineRule="auto" w:line="360"/>
        <w:jc w:val="both"/>
        <w:rPr>
          <w:rFonts w:ascii="Arial" w:hAnsi="Arial" w:cs="Arial"/>
          <w:sz w:val="22"/>
          <w:szCs w:val="22"/>
          <w:lang w:val="en-US"/>
        </w:rPr>
      </w:pPr>
      <w:r>
        <w:rPr>
          <w:rFonts w:cs="Arial" w:ascii="Arial" w:hAnsi="Arial"/>
          <w:sz w:val="22"/>
          <w:szCs w:val="22"/>
          <w:lang w:val="en-US"/>
        </w:rPr>
        <w:t xml:space="preserve">We used cellular_raza (https://github.com/jonaspleyer/cellular_raza) to solve the equations of motion and implement neighbor counting. More details can be found in the supplementary material. </w:t>
      </w:r>
    </w:p>
    <w:p>
      <w:pPr>
        <w:pStyle w:val="Normal"/>
        <w:spacing w:lineRule="auto" w:line="360"/>
        <w:jc w:val="both"/>
        <w:rPr>
          <w:rFonts w:ascii="Arial" w:hAnsi="Arial" w:cs="Arial"/>
          <w:sz w:val="22"/>
          <w:szCs w:val="22"/>
          <w:lang w:val="en-US"/>
        </w:rPr>
      </w:pPr>
      <w:r>
        <w:rPr>
          <w:rFonts w:cs="Arial" w:ascii="Arial" w:hAnsi="Arial"/>
          <w:sz w:val="22"/>
          <w:szCs w:val="22"/>
          <w:lang w:val="en-US"/>
        </w:rPr>
      </w:r>
    </w:p>
    <w:p>
      <w:pPr>
        <w:pStyle w:val="Normal"/>
        <w:spacing w:lineRule="auto" w:line="360"/>
        <w:jc w:val="both"/>
        <w:rPr>
          <w:rFonts w:ascii="Arial" w:hAnsi="Arial" w:cs="Arial"/>
          <w:sz w:val="22"/>
          <w:szCs w:val="22"/>
          <w:lang w:val="en-US"/>
        </w:rPr>
      </w:pPr>
      <w:r>
        <w:rPr>
          <w:rFonts w:cs="Arial" w:ascii="Arial" w:hAnsi="Arial"/>
          <w:sz w:val="22"/>
          <w:szCs w:val="22"/>
          <w:lang w:val="en-US"/>
        </w:rPr>
      </w:r>
      <w:r>
        <w:br w:type="page"/>
      </w:r>
    </w:p>
    <w:p>
      <w:pPr>
        <w:pStyle w:val="Normal"/>
        <w:spacing w:lineRule="auto" w:line="360" w:before="0" w:after="0"/>
        <w:jc w:val="both"/>
        <w:rPr>
          <w:rFonts w:ascii="Arial" w:hAnsi="Arial" w:cs="Arial"/>
          <w:b/>
          <w:bCs/>
          <w:color w:themeColor="text1" w:val="000000"/>
          <w:sz w:val="22"/>
          <w:szCs w:val="22"/>
          <w:lang w:val="en-US"/>
        </w:rPr>
      </w:pPr>
      <w:r>
        <w:rPr>
          <w:rFonts w:cs="Arial" w:ascii="Arial" w:hAnsi="Arial"/>
          <w:b/>
          <w:bCs/>
          <w:color w:themeColor="text1" w:val="000000"/>
          <w:sz w:val="22"/>
          <w:szCs w:val="22"/>
          <w:lang w:val="en-US"/>
        </w:rPr>
        <w:t>References:</w:t>
      </w:r>
    </w:p>
    <w:p>
      <w:pPr>
        <w:pStyle w:val="Normal"/>
        <w:spacing w:lineRule="auto" w:line="360"/>
        <w:jc w:val="both"/>
        <w:rPr>
          <w:rFonts w:ascii="Arial" w:hAnsi="Arial" w:cs="Arial"/>
          <w:b/>
          <w:bCs/>
          <w:color w:themeColor="text1" w:val="000000"/>
          <w:sz w:val="22"/>
          <w:szCs w:val="22"/>
          <w:lang w:val="en-US"/>
        </w:rPr>
      </w:pPr>
      <w:r>
        <w:rPr>
          <w:rFonts w:cs="Arial" w:ascii="Arial" w:hAnsi="Arial"/>
          <w:b/>
          <w:bCs/>
          <w:color w:themeColor="text1" w:val="000000"/>
          <w:sz w:val="22"/>
          <w:szCs w:val="22"/>
          <w:lang w:val="en-US"/>
        </w:rPr>
      </w:r>
    </w:p>
    <w:p>
      <w:pPr>
        <w:pStyle w:val="Bibliography"/>
        <w:spacing w:lineRule="auto" w:line="360"/>
        <w:rPr>
          <w:lang w:val="en-GB"/>
        </w:rPr>
      </w:pPr>
      <w:r>
        <w:fldChar w:fldCharType="begin"/>
      </w:r>
      <w:r>
        <w:rPr>
          <w:sz w:val="22"/>
          <w:szCs w:val="22"/>
          <w:rFonts w:cs="Arial" w:ascii="Arial" w:hAnsi="Arial"/>
          <w:lang w:val="en-US"/>
        </w:rPr>
        <w:instrText xml:space="preserve">ADDIN ZOTERO_BIBL {"uncited":[],"omitted":[],"custom":[]} CSL_BIBLIOGRAPHY</w:instrText>
      </w:r>
      <w:r>
        <w:rPr>
          <w:rFonts w:cs="Arial" w:ascii="Arial" w:hAnsi="Arial"/>
          <w:sz w:val="22"/>
          <w:szCs w:val="22"/>
          <w:lang w:val="en-US"/>
        </w:rPr>
      </w:r>
      <w:r>
        <w:rPr>
          <w:sz w:val="22"/>
          <w:szCs w:val="22"/>
          <w:rFonts w:cs="Arial" w:ascii="Arial" w:hAnsi="Arial"/>
          <w:lang w:val="en-US"/>
        </w:rPr>
        <w:fldChar w:fldCharType="separate"/>
      </w:r>
      <w:r>
        <w:rPr>
          <w:rFonts w:cs="Arial" w:ascii="Arial" w:hAnsi="Arial"/>
          <w:sz w:val="22"/>
          <w:szCs w:val="22"/>
          <w:lang w:val="en-US"/>
        </w:rPr>
      </w:r>
      <w:r>
        <w:rPr>
          <w:lang w:val="en-GB"/>
        </w:rPr>
        <w:t>1.</w:t>
        <w:tab/>
        <w:t xml:space="preserve">Takeshige, K., Baba, M., Tsuboi, S., Noda, T. &amp; Ohsumi, Y. Autophagy in yeast demonstrated with proteinase-deficient mutants and conditions for its induction. </w:t>
      </w:r>
      <w:r>
        <w:rPr>
          <w:i/>
          <w:iCs/>
          <w:lang w:val="en-GB"/>
        </w:rPr>
        <w:t>J. Cell Biol.</w:t>
      </w:r>
      <w:r>
        <w:rPr>
          <w:lang w:val="en-GB"/>
        </w:rPr>
        <w:t xml:space="preserve"> </w:t>
      </w:r>
      <w:r>
        <w:rPr>
          <w:b/>
          <w:bCs/>
          <w:lang w:val="en-GB"/>
        </w:rPr>
        <w:t>119</w:t>
      </w:r>
      <w:r>
        <w:rPr>
          <w:lang w:val="en-GB"/>
        </w:rPr>
        <w:t>, 301–311 (1992).</w:t>
      </w:r>
    </w:p>
    <w:p>
      <w:pPr>
        <w:pStyle w:val="Bibliography"/>
        <w:spacing w:lineRule="auto" w:line="360"/>
        <w:rPr>
          <w:lang w:val="en-GB"/>
        </w:rPr>
      </w:pPr>
      <w:r>
        <w:rPr>
          <w:lang w:val="en-GB"/>
        </w:rPr>
        <w:t>2.</w:t>
        <w:tab/>
        <w:t xml:space="preserve">Noda, N. N. &amp; Fujioka, Y. Atg1 family kinases in autophagy initiation. </w:t>
      </w:r>
      <w:r>
        <w:rPr>
          <w:i/>
          <w:iCs/>
          <w:lang w:val="en-GB"/>
        </w:rPr>
        <w:t>Cell. Mol. Life Sci.</w:t>
      </w:r>
      <w:r>
        <w:rPr>
          <w:lang w:val="en-GB"/>
        </w:rPr>
        <w:t xml:space="preserve"> </w:t>
      </w:r>
      <w:r>
        <w:rPr>
          <w:b/>
          <w:bCs/>
          <w:lang w:val="en-GB"/>
        </w:rPr>
        <w:t>72</w:t>
      </w:r>
      <w:r>
        <w:rPr>
          <w:lang w:val="en-GB"/>
        </w:rPr>
        <w:t>, 3083–3096 (2015).</w:t>
      </w:r>
    </w:p>
    <w:p>
      <w:pPr>
        <w:pStyle w:val="Bibliography"/>
        <w:spacing w:lineRule="auto" w:line="360"/>
        <w:rPr>
          <w:lang w:val="en-GB"/>
        </w:rPr>
      </w:pPr>
      <w:r>
        <w:rPr>
          <w:lang w:val="en-GB"/>
        </w:rPr>
        <w:t>3.</w:t>
        <w:tab/>
        <w:t xml:space="preserve">Kamada, Y. </w:t>
      </w:r>
      <w:r>
        <w:rPr>
          <w:i/>
          <w:iCs/>
          <w:lang w:val="en-GB"/>
        </w:rPr>
        <w:t>et al.</w:t>
      </w:r>
      <w:r>
        <w:rPr>
          <w:lang w:val="en-GB"/>
        </w:rPr>
        <w:t xml:space="preserve"> Tor Directly Controls the Atg1 Kinase Complex To Regulate Autophagy. </w:t>
      </w:r>
      <w:r>
        <w:rPr>
          <w:i/>
          <w:iCs/>
          <w:lang w:val="en-GB"/>
        </w:rPr>
        <w:t>Mol. Cell. Biol.</w:t>
      </w:r>
      <w:r>
        <w:rPr>
          <w:lang w:val="en-GB"/>
        </w:rPr>
        <w:t xml:space="preserve"> </w:t>
      </w:r>
      <w:r>
        <w:rPr>
          <w:b/>
          <w:bCs/>
          <w:lang w:val="en-GB"/>
        </w:rPr>
        <w:t>30</w:t>
      </w:r>
      <w:r>
        <w:rPr>
          <w:lang w:val="en-GB"/>
        </w:rPr>
        <w:t>, 1049–1058 (2010).</w:t>
      </w:r>
    </w:p>
    <w:p>
      <w:pPr>
        <w:pStyle w:val="Bibliography"/>
        <w:spacing w:lineRule="auto" w:line="360"/>
        <w:rPr>
          <w:lang w:val="en-GB"/>
        </w:rPr>
      </w:pPr>
      <w:r>
        <w:rPr>
          <w:lang w:val="en-GB"/>
        </w:rPr>
        <w:t>4.</w:t>
        <w:tab/>
        <w:t xml:space="preserve">Kamada, Y. </w:t>
      </w:r>
      <w:r>
        <w:rPr>
          <w:i/>
          <w:iCs/>
          <w:lang w:val="en-GB"/>
        </w:rPr>
        <w:t>et al.</w:t>
      </w:r>
      <w:r>
        <w:rPr>
          <w:lang w:val="en-GB"/>
        </w:rPr>
        <w:t xml:space="preserve"> Tor-Mediated Induction of Autophagy via an Apg1 Protein Kinase Complex. </w:t>
      </w:r>
      <w:r>
        <w:rPr>
          <w:i/>
          <w:iCs/>
          <w:lang w:val="en-GB"/>
        </w:rPr>
        <w:t>J. Cell Biol.</w:t>
      </w:r>
      <w:r>
        <w:rPr>
          <w:lang w:val="en-GB"/>
        </w:rPr>
        <w:t xml:space="preserve"> </w:t>
      </w:r>
      <w:r>
        <w:rPr>
          <w:b/>
          <w:bCs/>
          <w:lang w:val="en-GB"/>
        </w:rPr>
        <w:t>150</w:t>
      </w:r>
      <w:r>
        <w:rPr>
          <w:lang w:val="en-GB"/>
        </w:rPr>
        <w:t>, 1507–1513 (2000).</w:t>
      </w:r>
    </w:p>
    <w:p>
      <w:pPr>
        <w:pStyle w:val="Bibliography"/>
        <w:spacing w:lineRule="auto" w:line="360"/>
        <w:rPr>
          <w:lang w:val="en-GB"/>
        </w:rPr>
      </w:pPr>
      <w:r>
        <w:rPr>
          <w:lang w:val="en-GB"/>
        </w:rPr>
        <w:t>5.</w:t>
        <w:tab/>
        <w:t xml:space="preserve">Fujioka, Y. </w:t>
      </w:r>
      <w:r>
        <w:rPr>
          <w:i/>
          <w:iCs/>
          <w:lang w:val="en-GB"/>
        </w:rPr>
        <w:t>et al.</w:t>
      </w:r>
      <w:r>
        <w:rPr>
          <w:lang w:val="en-GB"/>
        </w:rPr>
        <w:t xml:space="preserve"> Structural basis of starvation-induced assembly of the autophagy initiation complex. </w:t>
      </w:r>
      <w:r>
        <w:rPr>
          <w:i/>
          <w:iCs/>
          <w:lang w:val="en-GB"/>
        </w:rPr>
        <w:t>Nat. Struct. Mol. Biol.</w:t>
      </w:r>
      <w:r>
        <w:rPr>
          <w:lang w:val="en-GB"/>
        </w:rPr>
        <w:t xml:space="preserve"> </w:t>
      </w:r>
      <w:r>
        <w:rPr>
          <w:b/>
          <w:bCs/>
          <w:lang w:val="en-GB"/>
        </w:rPr>
        <w:t>21</w:t>
      </w:r>
      <w:r>
        <w:rPr>
          <w:lang w:val="en-GB"/>
        </w:rPr>
        <w:t>, 513–521 (2014).</w:t>
      </w:r>
    </w:p>
    <w:p>
      <w:pPr>
        <w:pStyle w:val="Bibliography"/>
        <w:spacing w:lineRule="auto" w:line="360"/>
        <w:rPr>
          <w:lang w:val="en-GB"/>
        </w:rPr>
      </w:pPr>
      <w:r>
        <w:rPr>
          <w:lang w:val="en-GB"/>
        </w:rPr>
        <w:t>6.</w:t>
        <w:tab/>
        <w:t xml:space="preserve">Memisoglu, G., Eapen, V. V., Yang, Y., Klionsky, D. J. &amp; Haber, J. E. PP2C phosphatases promote autophagy by dephosphorylation of the Atg1 complex. </w:t>
      </w:r>
      <w:r>
        <w:rPr>
          <w:i/>
          <w:iCs/>
          <w:lang w:val="en-GB"/>
        </w:rPr>
        <w:t>Proc. Natl. Acad. Sci.</w:t>
      </w:r>
      <w:r>
        <w:rPr>
          <w:lang w:val="en-GB"/>
        </w:rPr>
        <w:t xml:space="preserve"> </w:t>
      </w:r>
      <w:r>
        <w:rPr>
          <w:b/>
          <w:bCs/>
          <w:lang w:val="en-GB"/>
        </w:rPr>
        <w:t>116</w:t>
      </w:r>
      <w:r>
        <w:rPr>
          <w:lang w:val="en-GB"/>
        </w:rPr>
        <w:t>, 1613–1620 (2019).</w:t>
      </w:r>
    </w:p>
    <w:p>
      <w:pPr>
        <w:pStyle w:val="Bibliography"/>
        <w:spacing w:lineRule="auto" w:line="360"/>
        <w:rPr>
          <w:lang w:val="en-GB"/>
        </w:rPr>
      </w:pPr>
      <w:r>
        <w:rPr>
          <w:lang w:val="en-GB"/>
        </w:rPr>
        <w:t>7.</w:t>
        <w:tab/>
        <w:t xml:space="preserve">Yamamoto, H. </w:t>
      </w:r>
      <w:r>
        <w:rPr>
          <w:i/>
          <w:iCs/>
          <w:lang w:val="en-GB"/>
        </w:rPr>
        <w:t>et al.</w:t>
      </w:r>
      <w:r>
        <w:rPr>
          <w:lang w:val="en-GB"/>
        </w:rPr>
        <w:t xml:space="preserve"> The Intrinsically Disordered Protein Atg13 Mediates Supramolecular Assembly of Autophagy Initiation Complexes. </w:t>
      </w:r>
      <w:r>
        <w:rPr>
          <w:i/>
          <w:iCs/>
          <w:lang w:val="en-GB"/>
        </w:rPr>
        <w:t>Dev. Cell</w:t>
      </w:r>
      <w:r>
        <w:rPr>
          <w:lang w:val="en-GB"/>
        </w:rPr>
        <w:t xml:space="preserve"> </w:t>
      </w:r>
      <w:r>
        <w:rPr>
          <w:b/>
          <w:bCs/>
          <w:lang w:val="en-GB"/>
        </w:rPr>
        <w:t>38</w:t>
      </w:r>
      <w:r>
        <w:rPr>
          <w:lang w:val="en-GB"/>
        </w:rPr>
        <w:t>, 86–99 (2016).</w:t>
      </w:r>
    </w:p>
    <w:p>
      <w:pPr>
        <w:pStyle w:val="Bibliography"/>
        <w:spacing w:lineRule="auto" w:line="360"/>
        <w:rPr>
          <w:lang w:val="en-GB"/>
        </w:rPr>
      </w:pPr>
      <w:r>
        <w:rPr>
          <w:lang w:val="en-GB"/>
        </w:rPr>
        <w:t>8.</w:t>
        <w:tab/>
        <w:t xml:space="preserve">Fujioka, Y. </w:t>
      </w:r>
      <w:r>
        <w:rPr>
          <w:i/>
          <w:iCs/>
          <w:lang w:val="en-GB"/>
        </w:rPr>
        <w:t>et al.</w:t>
      </w:r>
      <w:r>
        <w:rPr>
          <w:lang w:val="en-GB"/>
        </w:rPr>
        <w:t xml:space="preserve"> Phase separation organizes the site of autophagosome formation. </w:t>
      </w:r>
      <w:r>
        <w:rPr>
          <w:i/>
          <w:iCs/>
          <w:lang w:val="en-GB"/>
        </w:rPr>
        <w:t>Nature</w:t>
      </w:r>
      <w:r>
        <w:rPr>
          <w:lang w:val="en-GB"/>
        </w:rPr>
        <w:t xml:space="preserve"> </w:t>
      </w:r>
      <w:r>
        <w:rPr>
          <w:b/>
          <w:bCs/>
          <w:lang w:val="en-GB"/>
        </w:rPr>
        <w:t>578</w:t>
      </w:r>
      <w:r>
        <w:rPr>
          <w:lang w:val="en-GB"/>
        </w:rPr>
        <w:t>, 301–305 (2020).</w:t>
      </w:r>
    </w:p>
    <w:p>
      <w:pPr>
        <w:pStyle w:val="Bibliography"/>
        <w:spacing w:lineRule="auto" w:line="360"/>
        <w:rPr>
          <w:lang w:val="en-GB"/>
        </w:rPr>
      </w:pPr>
      <w:r>
        <w:rPr>
          <w:lang w:val="en-GB"/>
        </w:rPr>
        <w:t>9.</w:t>
        <w:tab/>
        <w:t xml:space="preserve">Hollenstein, D. M. </w:t>
      </w:r>
      <w:r>
        <w:rPr>
          <w:i/>
          <w:iCs/>
          <w:lang w:val="en-GB"/>
        </w:rPr>
        <w:t>et al.</w:t>
      </w:r>
      <w:r>
        <w:rPr>
          <w:lang w:val="en-GB"/>
        </w:rPr>
        <w:t xml:space="preserve"> Vac8 spatially confines autophagosome formation at the vacuole in S. cerevisiae. </w:t>
      </w:r>
      <w:r>
        <w:rPr>
          <w:i/>
          <w:iCs/>
          <w:lang w:val="en-GB"/>
        </w:rPr>
        <w:t>J. Cell Sci.</w:t>
      </w:r>
      <w:r>
        <w:rPr>
          <w:lang w:val="en-GB"/>
        </w:rPr>
        <w:t xml:space="preserve"> </w:t>
      </w:r>
      <w:r>
        <w:rPr>
          <w:b/>
          <w:bCs/>
          <w:lang w:val="en-GB"/>
        </w:rPr>
        <w:t>132</w:t>
      </w:r>
      <w:r>
        <w:rPr>
          <w:lang w:val="en-GB"/>
        </w:rPr>
        <w:t>, jcs235002 (2019).</w:t>
      </w:r>
    </w:p>
    <w:p>
      <w:pPr>
        <w:pStyle w:val="Bibliography"/>
        <w:spacing w:lineRule="auto" w:line="360"/>
        <w:rPr>
          <w:lang w:val="en-GB"/>
        </w:rPr>
      </w:pPr>
      <w:r>
        <w:rPr>
          <w:lang w:val="en-GB"/>
        </w:rPr>
        <w:t>10.</w:t>
        <w:tab/>
        <w:t xml:space="preserve">Bhattacharya, A. </w:t>
      </w:r>
      <w:r>
        <w:rPr>
          <w:i/>
          <w:iCs/>
          <w:lang w:val="en-GB"/>
        </w:rPr>
        <w:t>et al.</w:t>
      </w:r>
      <w:r>
        <w:rPr>
          <w:lang w:val="en-GB"/>
        </w:rPr>
        <w:t xml:space="preserve"> Decoding the function of Atg13 phosphorylation reveals a role of Atg11 in bulk autophagy initiation. </w:t>
      </w:r>
      <w:r>
        <w:rPr>
          <w:i/>
          <w:iCs/>
          <w:lang w:val="en-GB"/>
        </w:rPr>
        <w:t>EMBO Rep</w:t>
      </w:r>
      <w:r>
        <w:rPr>
          <w:lang w:val="en-GB"/>
        </w:rPr>
        <w:t xml:space="preserve"> (2024) doi:10.1038/s44319-023-00055-9.</w:t>
      </w:r>
    </w:p>
    <w:p>
      <w:pPr>
        <w:pStyle w:val="Bibliography"/>
        <w:spacing w:lineRule="auto" w:line="360"/>
        <w:rPr>
          <w:lang w:val="en-GB"/>
        </w:rPr>
      </w:pPr>
      <w:r>
        <w:rPr>
          <w:lang w:val="en-GB"/>
        </w:rPr>
        <w:t>11.</w:t>
        <w:tab/>
        <w:t xml:space="preserve">Bieber, A. </w:t>
      </w:r>
      <w:r>
        <w:rPr>
          <w:i/>
          <w:iCs/>
          <w:lang w:val="en-GB"/>
        </w:rPr>
        <w:t>et al.</w:t>
      </w:r>
      <w:r>
        <w:rPr>
          <w:lang w:val="en-GB"/>
        </w:rPr>
        <w:t xml:space="preserve"> In situ structural analysis reveals membrane shape transitions during autophagosome formation. </w:t>
      </w:r>
      <w:r>
        <w:rPr>
          <w:i/>
          <w:iCs/>
          <w:lang w:val="en-GB"/>
        </w:rPr>
        <w:t>Proc. Natl. Acad. Sci. U. S. A.</w:t>
      </w:r>
      <w:r>
        <w:rPr>
          <w:lang w:val="en-GB"/>
        </w:rPr>
        <w:t xml:space="preserve"> </w:t>
      </w:r>
      <w:r>
        <w:rPr>
          <w:b/>
          <w:bCs/>
          <w:lang w:val="en-GB"/>
        </w:rPr>
        <w:t>119</w:t>
      </w:r>
      <w:r>
        <w:rPr>
          <w:lang w:val="en-GB"/>
        </w:rPr>
        <w:t>, e2209823119 (2022).</w:t>
      </w:r>
    </w:p>
    <w:p>
      <w:pPr>
        <w:pStyle w:val="Bibliography"/>
        <w:spacing w:lineRule="auto" w:line="360"/>
        <w:rPr>
          <w:lang w:val="en-GB"/>
        </w:rPr>
      </w:pPr>
      <w:r>
        <w:rPr>
          <w:lang w:val="en-GB"/>
        </w:rPr>
        <w:t>12.</w:t>
        <w:tab/>
        <w:t xml:space="preserve">Noda, N. N., Wang, Z. &amp; Zhang, H. Liquid-liquid phase separation in autophagy. </w:t>
      </w:r>
      <w:r>
        <w:rPr>
          <w:i/>
          <w:iCs/>
          <w:lang w:val="en-GB"/>
        </w:rPr>
        <w:t>J. Cell Biol.</w:t>
      </w:r>
      <w:r>
        <w:rPr>
          <w:lang w:val="en-GB"/>
        </w:rPr>
        <w:t xml:space="preserve"> </w:t>
      </w:r>
      <w:r>
        <w:rPr>
          <w:b/>
          <w:bCs/>
          <w:lang w:val="en-GB"/>
        </w:rPr>
        <w:t>219</w:t>
      </w:r>
      <w:r>
        <w:rPr>
          <w:lang w:val="en-GB"/>
        </w:rPr>
        <w:t>, e202004062 (2020).</w:t>
      </w:r>
    </w:p>
    <w:p>
      <w:pPr>
        <w:pStyle w:val="Bibliography"/>
        <w:spacing w:lineRule="auto" w:line="360"/>
        <w:rPr>
          <w:lang w:val="en-GB"/>
        </w:rPr>
      </w:pPr>
      <w:r>
        <w:rPr>
          <w:lang w:val="en-GB"/>
        </w:rPr>
        <w:t>13.</w:t>
        <w:tab/>
        <w:t xml:space="preserve">Yamasaki, A. </w:t>
      </w:r>
      <w:r>
        <w:rPr>
          <w:i/>
          <w:iCs/>
          <w:lang w:val="en-GB"/>
        </w:rPr>
        <w:t>et al.</w:t>
      </w:r>
      <w:r>
        <w:rPr>
          <w:lang w:val="en-GB"/>
        </w:rPr>
        <w:t xml:space="preserve"> Liquidity Is a Critical Determinant for Selective Autophagy of Protein Condensates. </w:t>
      </w:r>
      <w:r>
        <w:rPr>
          <w:i/>
          <w:iCs/>
          <w:lang w:val="en-GB"/>
        </w:rPr>
        <w:t>Mol. Cell</w:t>
      </w:r>
      <w:r>
        <w:rPr>
          <w:lang w:val="en-GB"/>
        </w:rPr>
        <w:t xml:space="preserve"> </w:t>
      </w:r>
      <w:r>
        <w:rPr>
          <w:b/>
          <w:bCs/>
          <w:lang w:val="en-GB"/>
        </w:rPr>
        <w:t>77</w:t>
      </w:r>
      <w:r>
        <w:rPr>
          <w:lang w:val="en-GB"/>
        </w:rPr>
        <w:t>, 1163-1175.e9 (2020).</w:t>
      </w:r>
    </w:p>
    <w:p>
      <w:pPr>
        <w:pStyle w:val="Bibliography"/>
        <w:spacing w:lineRule="auto" w:line="360"/>
        <w:rPr>
          <w:lang w:val="en-GB"/>
        </w:rPr>
      </w:pPr>
      <w:r>
        <w:rPr>
          <w:lang w:val="en-GB"/>
        </w:rPr>
        <w:t>14.</w:t>
        <w:tab/>
        <w:t xml:space="preserve">Sun, D., Wu, R., Zheng, J., Li, P. &amp; Yu, L. Polyubiquitin chain-induced p62 phase separation drives autophagic cargo segregation. </w:t>
      </w:r>
      <w:r>
        <w:rPr>
          <w:i/>
          <w:iCs/>
          <w:lang w:val="en-GB"/>
        </w:rPr>
        <w:t>Cell Res.</w:t>
      </w:r>
      <w:r>
        <w:rPr>
          <w:lang w:val="en-GB"/>
        </w:rPr>
        <w:t xml:space="preserve"> </w:t>
      </w:r>
      <w:r>
        <w:rPr>
          <w:b/>
          <w:bCs/>
          <w:lang w:val="en-GB"/>
        </w:rPr>
        <w:t>28</w:t>
      </w:r>
      <w:r>
        <w:rPr>
          <w:lang w:val="en-GB"/>
        </w:rPr>
        <w:t>, 405–415 (2018).</w:t>
      </w:r>
    </w:p>
    <w:p>
      <w:pPr>
        <w:pStyle w:val="Bibliography"/>
        <w:spacing w:lineRule="auto" w:line="360"/>
        <w:rPr>
          <w:lang w:val="en-GB"/>
        </w:rPr>
      </w:pPr>
      <w:r>
        <w:rPr>
          <w:lang w:val="en-GB"/>
        </w:rPr>
        <w:t>15.</w:t>
        <w:tab/>
        <w:t xml:space="preserve">Kageyama, S. </w:t>
      </w:r>
      <w:r>
        <w:rPr>
          <w:i/>
          <w:iCs/>
          <w:lang w:val="en-GB"/>
        </w:rPr>
        <w:t>et al.</w:t>
      </w:r>
      <w:r>
        <w:rPr>
          <w:lang w:val="en-GB"/>
        </w:rPr>
        <w:t xml:space="preserve"> p62/SQSTM1-droplet serves as a platform for autophagosome formation and anti-oxidative stress response. </w:t>
      </w:r>
      <w:r>
        <w:rPr>
          <w:i/>
          <w:iCs/>
          <w:lang w:val="en-GB"/>
        </w:rPr>
        <w:t>Nat. Commun.</w:t>
      </w:r>
      <w:r>
        <w:rPr>
          <w:lang w:val="en-GB"/>
        </w:rPr>
        <w:t xml:space="preserve"> </w:t>
      </w:r>
      <w:r>
        <w:rPr>
          <w:b/>
          <w:bCs/>
          <w:lang w:val="en-GB"/>
        </w:rPr>
        <w:t>12</w:t>
      </w:r>
      <w:r>
        <w:rPr>
          <w:lang w:val="en-GB"/>
        </w:rPr>
        <w:t>, 16 (2021).</w:t>
      </w:r>
    </w:p>
    <w:p>
      <w:pPr>
        <w:pStyle w:val="Bibliography"/>
        <w:spacing w:lineRule="auto" w:line="360"/>
        <w:rPr>
          <w:lang w:val="en-GB"/>
        </w:rPr>
      </w:pPr>
      <w:r>
        <w:rPr>
          <w:lang w:val="en-GB"/>
        </w:rPr>
        <w:t>16.</w:t>
        <w:tab/>
        <w:t xml:space="preserve">Zhang, G., Wang, Z., Du, Z. &amp; Zhang, H. mTOR Regulates Phase Separation of PGL Granules to Modulate Their Autophagic Degradation. </w:t>
      </w:r>
      <w:r>
        <w:rPr>
          <w:i/>
          <w:iCs/>
          <w:lang w:val="en-GB"/>
        </w:rPr>
        <w:t>Cell</w:t>
      </w:r>
      <w:r>
        <w:rPr>
          <w:lang w:val="en-GB"/>
        </w:rPr>
        <w:t xml:space="preserve"> </w:t>
      </w:r>
      <w:r>
        <w:rPr>
          <w:b/>
          <w:bCs/>
          <w:lang w:val="en-GB"/>
        </w:rPr>
        <w:t>174</w:t>
      </w:r>
      <w:r>
        <w:rPr>
          <w:lang w:val="en-GB"/>
        </w:rPr>
        <w:t>, 1492-1506.e22 (2018).</w:t>
      </w:r>
    </w:p>
    <w:p>
      <w:pPr>
        <w:pStyle w:val="Bibliography"/>
        <w:spacing w:lineRule="auto" w:line="360"/>
        <w:rPr>
          <w:lang w:val="en-GB"/>
        </w:rPr>
      </w:pPr>
      <w:r>
        <w:rPr>
          <w:lang w:val="en-GB"/>
        </w:rPr>
        <w:t>17.</w:t>
        <w:tab/>
        <w:t xml:space="preserve">Johansen, T. &amp; Lamark, T. Selective Autophagy: ATG8 Family Proteins, LIR Motifs and Cargo Receptors. </w:t>
      </w:r>
      <w:r>
        <w:rPr>
          <w:i/>
          <w:iCs/>
          <w:lang w:val="en-GB"/>
        </w:rPr>
        <w:t>J. Mol. Biol.</w:t>
      </w:r>
      <w:r>
        <w:rPr>
          <w:lang w:val="en-GB"/>
        </w:rPr>
        <w:t xml:space="preserve"> </w:t>
      </w:r>
      <w:r>
        <w:rPr>
          <w:b/>
          <w:bCs/>
          <w:lang w:val="en-GB"/>
        </w:rPr>
        <w:t>432</w:t>
      </w:r>
      <w:r>
        <w:rPr>
          <w:lang w:val="en-GB"/>
        </w:rPr>
        <w:t>, 80–103 (2020).</w:t>
      </w:r>
    </w:p>
    <w:p>
      <w:pPr>
        <w:pStyle w:val="Bibliography"/>
        <w:spacing w:lineRule="auto" w:line="360"/>
        <w:rPr>
          <w:lang w:val="en-GB"/>
        </w:rPr>
      </w:pPr>
      <w:r>
        <w:rPr>
          <w:lang w:val="en-GB"/>
        </w:rPr>
        <w:t>18.</w:t>
        <w:tab/>
        <w:t xml:space="preserve">Kamber, R. A., Shoemaker, C. J. &amp; Denic, V. Receptor-Bound Targets of Selective Autophagy Use a Scaffold Protein to Activate the Atg1 Kinase. </w:t>
      </w:r>
      <w:r>
        <w:rPr>
          <w:i/>
          <w:iCs/>
          <w:lang w:val="en-GB"/>
        </w:rPr>
        <w:t>Mol. Cell</w:t>
      </w:r>
      <w:r>
        <w:rPr>
          <w:lang w:val="en-GB"/>
        </w:rPr>
        <w:t xml:space="preserve"> </w:t>
      </w:r>
      <w:r>
        <w:rPr>
          <w:b/>
          <w:bCs/>
          <w:lang w:val="en-GB"/>
        </w:rPr>
        <w:t>59</w:t>
      </w:r>
      <w:r>
        <w:rPr>
          <w:lang w:val="en-GB"/>
        </w:rPr>
        <w:t>, 372–381 (2015).</w:t>
      </w:r>
    </w:p>
    <w:p>
      <w:pPr>
        <w:pStyle w:val="Bibliography"/>
        <w:spacing w:lineRule="auto" w:line="360"/>
        <w:rPr>
          <w:lang w:val="en-GB"/>
        </w:rPr>
      </w:pPr>
      <w:r>
        <w:rPr>
          <w:lang w:val="en-GB"/>
        </w:rPr>
        <w:t>19.</w:t>
        <w:tab/>
        <w:t xml:space="preserve">Torggler, R. </w:t>
      </w:r>
      <w:r>
        <w:rPr>
          <w:i/>
          <w:iCs/>
          <w:lang w:val="en-GB"/>
        </w:rPr>
        <w:t>et al.</w:t>
      </w:r>
      <w:r>
        <w:rPr>
          <w:lang w:val="en-GB"/>
        </w:rPr>
        <w:t xml:space="preserve"> Two Independent Pathways within Selective Autophagy Converge to Activate Atg1 Kinase at the Vacuole. </w:t>
      </w:r>
      <w:r>
        <w:rPr>
          <w:i/>
          <w:iCs/>
          <w:lang w:val="en-GB"/>
        </w:rPr>
        <w:t>Mol. Cell</w:t>
      </w:r>
      <w:r>
        <w:rPr>
          <w:lang w:val="en-GB"/>
        </w:rPr>
        <w:t xml:space="preserve"> </w:t>
      </w:r>
      <w:r>
        <w:rPr>
          <w:b/>
          <w:bCs/>
          <w:lang w:val="en-GB"/>
        </w:rPr>
        <w:t>64</w:t>
      </w:r>
      <w:r>
        <w:rPr>
          <w:lang w:val="en-GB"/>
        </w:rPr>
        <w:t>, 221–235 (2016).</w:t>
      </w:r>
    </w:p>
    <w:p>
      <w:pPr>
        <w:pStyle w:val="Bibliography"/>
        <w:spacing w:lineRule="auto" w:line="360"/>
        <w:rPr>
          <w:lang w:val="en-GB"/>
        </w:rPr>
      </w:pPr>
      <w:r>
        <w:rPr>
          <w:lang w:val="en-GB"/>
        </w:rPr>
        <w:t>20.</w:t>
        <w:tab/>
        <w:t xml:space="preserve">Shintani, T., Huang, W.-P., Stromhaug, P. E. &amp; Klionsky, D. J. Mechanism of Cargo Selection in the Cytoplasm to Vacuole Targeting Pathway. </w:t>
      </w:r>
      <w:r>
        <w:rPr>
          <w:i/>
          <w:iCs/>
          <w:lang w:val="en-GB"/>
        </w:rPr>
        <w:t>Dev. Cell</w:t>
      </w:r>
      <w:r>
        <w:rPr>
          <w:lang w:val="en-GB"/>
        </w:rPr>
        <w:t xml:space="preserve"> </w:t>
      </w:r>
      <w:r>
        <w:rPr>
          <w:b/>
          <w:bCs/>
          <w:lang w:val="en-GB"/>
        </w:rPr>
        <w:t>3</w:t>
      </w:r>
      <w:r>
        <w:rPr>
          <w:lang w:val="en-GB"/>
        </w:rPr>
        <w:t>, 825–837 (2002).</w:t>
      </w:r>
    </w:p>
    <w:p>
      <w:pPr>
        <w:pStyle w:val="Bibliography"/>
        <w:spacing w:lineRule="auto" w:line="360"/>
        <w:rPr>
          <w:lang w:val="en-GB"/>
        </w:rPr>
      </w:pPr>
      <w:r>
        <w:rPr>
          <w:lang w:val="en-GB"/>
        </w:rPr>
        <w:t>21.</w:t>
        <w:tab/>
        <w:t xml:space="preserve">Wilfling, F. </w:t>
      </w:r>
      <w:r>
        <w:rPr>
          <w:i/>
          <w:iCs/>
          <w:lang w:val="en-GB"/>
        </w:rPr>
        <w:t>et al.</w:t>
      </w:r>
      <w:r>
        <w:rPr>
          <w:lang w:val="en-GB"/>
        </w:rPr>
        <w:t xml:space="preserve"> A Selective Autophagy Pathway for Phase-Separated Endocytic Protein Deposits. </w:t>
      </w:r>
      <w:r>
        <w:rPr>
          <w:i/>
          <w:iCs/>
          <w:lang w:val="en-GB"/>
        </w:rPr>
        <w:t>Mol. Cell</w:t>
      </w:r>
      <w:r>
        <w:rPr>
          <w:lang w:val="en-GB"/>
        </w:rPr>
        <w:t xml:space="preserve"> </w:t>
      </w:r>
      <w:r>
        <w:rPr>
          <w:b/>
          <w:bCs/>
          <w:lang w:val="en-GB"/>
        </w:rPr>
        <w:t>80</w:t>
      </w:r>
      <w:r>
        <w:rPr>
          <w:lang w:val="en-GB"/>
        </w:rPr>
        <w:t>, 764-778.e7 (2020).</w:t>
      </w:r>
    </w:p>
    <w:p>
      <w:pPr>
        <w:pStyle w:val="Bibliography"/>
        <w:spacing w:lineRule="auto" w:line="360"/>
        <w:rPr>
          <w:lang w:val="en-GB"/>
        </w:rPr>
      </w:pPr>
      <w:r>
        <w:rPr>
          <w:lang w:val="en-GB"/>
        </w:rPr>
        <w:t>22.</w:t>
        <w:tab/>
        <w:t xml:space="preserve">Boeke, D. </w:t>
      </w:r>
      <w:r>
        <w:rPr>
          <w:i/>
          <w:iCs/>
          <w:lang w:val="en-GB"/>
        </w:rPr>
        <w:t>et al.</w:t>
      </w:r>
      <w:r>
        <w:rPr>
          <w:lang w:val="en-GB"/>
        </w:rPr>
        <w:t xml:space="preserve"> Quantification of cytosolic interactions identifies Ede1 oligomers as key organizers of endocytosis. </w:t>
      </w:r>
      <w:r>
        <w:rPr>
          <w:i/>
          <w:iCs/>
          <w:lang w:val="en-GB"/>
        </w:rPr>
        <w:t>Mol. Syst. Biol.</w:t>
      </w:r>
      <w:r>
        <w:rPr>
          <w:lang w:val="en-GB"/>
        </w:rPr>
        <w:t xml:space="preserve"> </w:t>
      </w:r>
      <w:r>
        <w:rPr>
          <w:b/>
          <w:bCs/>
          <w:lang w:val="en-GB"/>
        </w:rPr>
        <w:t>10</w:t>
      </w:r>
      <w:r>
        <w:rPr>
          <w:lang w:val="en-GB"/>
        </w:rPr>
        <w:t>, 756 (2014).</w:t>
      </w:r>
    </w:p>
    <w:p>
      <w:pPr>
        <w:pStyle w:val="Bibliography"/>
        <w:spacing w:lineRule="auto" w:line="360"/>
        <w:rPr>
          <w:lang w:val="en-GB"/>
        </w:rPr>
      </w:pPr>
      <w:r>
        <w:rPr>
          <w:lang w:val="en-GB"/>
        </w:rPr>
        <w:t>23.</w:t>
        <w:tab/>
        <w:t xml:space="preserve">Rothbauer, U. </w:t>
      </w:r>
      <w:r>
        <w:rPr>
          <w:i/>
          <w:iCs/>
          <w:lang w:val="en-GB"/>
        </w:rPr>
        <w:t>et al.</w:t>
      </w:r>
      <w:r>
        <w:rPr>
          <w:lang w:val="en-GB"/>
        </w:rPr>
        <w:t xml:space="preserve"> A Versatile Nanotrap for Biochemical and Functional Studies with Fluorescent Fusion Proteins *. </w:t>
      </w:r>
      <w:r>
        <w:rPr>
          <w:i/>
          <w:iCs/>
          <w:lang w:val="en-GB"/>
        </w:rPr>
        <w:t>Mol. Cell. Proteomics</w:t>
      </w:r>
      <w:r>
        <w:rPr>
          <w:lang w:val="en-GB"/>
        </w:rPr>
        <w:t xml:space="preserve"> </w:t>
      </w:r>
      <w:r>
        <w:rPr>
          <w:b/>
          <w:bCs/>
          <w:lang w:val="en-GB"/>
        </w:rPr>
        <w:t>7</w:t>
      </w:r>
      <w:r>
        <w:rPr>
          <w:lang w:val="en-GB"/>
        </w:rPr>
        <w:t>, 282–289 (2008).</w:t>
      </w:r>
    </w:p>
    <w:p>
      <w:pPr>
        <w:pStyle w:val="Bibliography"/>
        <w:spacing w:lineRule="auto" w:line="360"/>
        <w:rPr>
          <w:lang w:val="en-GB"/>
        </w:rPr>
      </w:pPr>
      <w:r>
        <w:rPr>
          <w:lang w:val="en-GB"/>
        </w:rPr>
        <w:t>24.</w:t>
        <w:tab/>
        <w:t xml:space="preserve">Noda, T. &amp; Ohsumi, Y. Tor, a Phosphatidylinositol Kinase Homologue, Controls Autophagy in Yeast *. </w:t>
      </w:r>
      <w:r>
        <w:rPr>
          <w:i/>
          <w:iCs/>
          <w:lang w:val="en-GB"/>
        </w:rPr>
        <w:t>J. Biol. Chem.</w:t>
      </w:r>
      <w:r>
        <w:rPr>
          <w:lang w:val="en-GB"/>
        </w:rPr>
        <w:t xml:space="preserve"> </w:t>
      </w:r>
      <w:r>
        <w:rPr>
          <w:b/>
          <w:bCs/>
          <w:lang w:val="en-GB"/>
        </w:rPr>
        <w:t>273</w:t>
      </w:r>
      <w:r>
        <w:rPr>
          <w:lang w:val="en-GB"/>
        </w:rPr>
        <w:t>, 3963–3966 (1998).</w:t>
      </w:r>
    </w:p>
    <w:p>
      <w:pPr>
        <w:pStyle w:val="Bibliography"/>
        <w:spacing w:lineRule="auto" w:line="360"/>
        <w:rPr>
          <w:lang w:val="en-GB"/>
        </w:rPr>
      </w:pPr>
      <w:r>
        <w:rPr>
          <w:lang w:val="en-GB"/>
        </w:rPr>
        <w:t>25.</w:t>
        <w:tab/>
        <w:t xml:space="preserve">Borah, S. </w:t>
      </w:r>
      <w:r>
        <w:rPr>
          <w:i/>
          <w:iCs/>
          <w:lang w:val="en-GB"/>
        </w:rPr>
        <w:t>et al.</w:t>
      </w:r>
      <w:r>
        <w:rPr>
          <w:lang w:val="en-GB"/>
        </w:rPr>
        <w:t xml:space="preserve"> Heh2/Man1 may be an evolutionarily conserved sensor of NPC assembly state. </w:t>
      </w:r>
      <w:r>
        <w:rPr>
          <w:i/>
          <w:iCs/>
          <w:lang w:val="en-GB"/>
        </w:rPr>
        <w:t>Mol. Biol. Cell</w:t>
      </w:r>
      <w:r>
        <w:rPr>
          <w:lang w:val="en-GB"/>
        </w:rPr>
        <w:t xml:space="preserve"> </w:t>
      </w:r>
      <w:r>
        <w:rPr>
          <w:b/>
          <w:bCs/>
          <w:lang w:val="en-GB"/>
        </w:rPr>
        <w:t>32</w:t>
      </w:r>
      <w:r>
        <w:rPr>
          <w:lang w:val="en-GB"/>
        </w:rPr>
        <w:t>, 1359–1373 (2021).</w:t>
      </w:r>
    </w:p>
    <w:p>
      <w:pPr>
        <w:pStyle w:val="Bibliography"/>
        <w:spacing w:lineRule="auto" w:line="360"/>
        <w:rPr>
          <w:lang w:val="en-GB"/>
        </w:rPr>
      </w:pPr>
      <w:r>
        <w:rPr>
          <w:lang w:val="en-GB"/>
        </w:rPr>
        <w:t>26.</w:t>
        <w:tab/>
        <w:t xml:space="preserve">Erlendsson, S. &amp; Teilum, K. Binding Revisited—Avidity in Cellular Function and Signaling. </w:t>
      </w:r>
      <w:r>
        <w:rPr>
          <w:i/>
          <w:iCs/>
          <w:lang w:val="en-GB"/>
        </w:rPr>
        <w:t>Front. Mol. Biosci.</w:t>
      </w:r>
      <w:r>
        <w:rPr>
          <w:lang w:val="en-GB"/>
        </w:rPr>
        <w:t xml:space="preserve"> </w:t>
      </w:r>
      <w:r>
        <w:rPr>
          <w:b/>
          <w:bCs/>
          <w:lang w:val="en-GB"/>
        </w:rPr>
        <w:t>7</w:t>
      </w:r>
      <w:r>
        <w:rPr>
          <w:lang w:val="en-GB"/>
        </w:rPr>
        <w:t>, (2020).</w:t>
      </w:r>
    </w:p>
    <w:p>
      <w:pPr>
        <w:pStyle w:val="Bibliography"/>
        <w:spacing w:lineRule="auto" w:line="360"/>
        <w:rPr>
          <w:lang w:val="en-GB"/>
        </w:rPr>
      </w:pPr>
      <w:r>
        <w:rPr>
          <w:lang w:val="en-GB"/>
        </w:rPr>
        <w:t>27.</w:t>
        <w:tab/>
        <w:t xml:space="preserve">Hollenstein, D. M. </w:t>
      </w:r>
      <w:r>
        <w:rPr>
          <w:i/>
          <w:iCs/>
          <w:lang w:val="en-GB"/>
        </w:rPr>
        <w:t>et al.</w:t>
      </w:r>
      <w:r>
        <w:rPr>
          <w:lang w:val="en-GB"/>
        </w:rPr>
        <w:t xml:space="preserve"> Spatial control of avidity regulates initiation and progression of selective autophagy. </w:t>
      </w:r>
      <w:r>
        <w:rPr>
          <w:i/>
          <w:iCs/>
          <w:lang w:val="en-GB"/>
        </w:rPr>
        <w:t>Nat. Commun.</w:t>
      </w:r>
      <w:r>
        <w:rPr>
          <w:lang w:val="en-GB"/>
        </w:rPr>
        <w:t xml:space="preserve"> </w:t>
      </w:r>
      <w:r>
        <w:rPr>
          <w:b/>
          <w:bCs/>
          <w:lang w:val="en-GB"/>
        </w:rPr>
        <w:t>12</w:t>
      </w:r>
      <w:r>
        <w:rPr>
          <w:lang w:val="en-GB"/>
        </w:rPr>
        <w:t>, 7194 (2021).</w:t>
      </w:r>
    </w:p>
    <w:p>
      <w:pPr>
        <w:pStyle w:val="Bibliography"/>
        <w:spacing w:lineRule="auto" w:line="360"/>
        <w:rPr>
          <w:lang w:val="en-GB"/>
        </w:rPr>
      </w:pPr>
      <w:r>
        <w:rPr>
          <w:lang w:val="en-GB"/>
        </w:rPr>
        <w:t>28.</w:t>
        <w:tab/>
        <w:t xml:space="preserve">Broering, T. J., Parker, J. S. L., Joyce, P. L., Kim, J. &amp; Nibert, M. L. Mammalian Reovirus Nonstructural Protein μNS Forms Large Inclusions and Colocalizes with Reovirus Microtubule-Associated Protein μ2 in Transfected Cells. </w:t>
      </w:r>
      <w:r>
        <w:rPr>
          <w:i/>
          <w:iCs/>
          <w:lang w:val="en-GB"/>
        </w:rPr>
        <w:t>J. Virol.</w:t>
      </w:r>
      <w:r>
        <w:rPr>
          <w:lang w:val="en-GB"/>
        </w:rPr>
        <w:t xml:space="preserve"> </w:t>
      </w:r>
      <w:r>
        <w:rPr>
          <w:b/>
          <w:bCs/>
          <w:lang w:val="en-GB"/>
        </w:rPr>
        <w:t>76</w:t>
      </w:r>
      <w:r>
        <w:rPr>
          <w:lang w:val="en-GB"/>
        </w:rPr>
        <w:t>, 8285–8297 (2002).</w:t>
      </w:r>
    </w:p>
    <w:p>
      <w:pPr>
        <w:pStyle w:val="Bibliography"/>
        <w:spacing w:lineRule="auto" w:line="360"/>
        <w:rPr>
          <w:lang w:val="en-GB"/>
        </w:rPr>
      </w:pPr>
      <w:r>
        <w:rPr>
          <w:lang w:val="en-GB"/>
        </w:rPr>
        <w:t>29.</w:t>
        <w:tab/>
        <w:t xml:space="preserve">Broering, T. J. </w:t>
      </w:r>
      <w:r>
        <w:rPr>
          <w:i/>
          <w:iCs/>
          <w:lang w:val="en-GB"/>
        </w:rPr>
        <w:t>et al.</w:t>
      </w:r>
      <w:r>
        <w:rPr>
          <w:lang w:val="en-GB"/>
        </w:rPr>
        <w:t xml:space="preserve"> Carboxyl-proximal regions of reovirus nonstructural protein muNS necessary and sufficient for forming factory-like inclusions. </w:t>
      </w:r>
      <w:r>
        <w:rPr>
          <w:i/>
          <w:iCs/>
          <w:lang w:val="en-GB"/>
        </w:rPr>
        <w:t>J. Virol.</w:t>
      </w:r>
      <w:r>
        <w:rPr>
          <w:lang w:val="en-GB"/>
        </w:rPr>
        <w:t xml:space="preserve"> </w:t>
      </w:r>
      <w:r>
        <w:rPr>
          <w:b/>
          <w:bCs/>
          <w:lang w:val="en-GB"/>
        </w:rPr>
        <w:t>79</w:t>
      </w:r>
      <w:r>
        <w:rPr>
          <w:lang w:val="en-GB"/>
        </w:rPr>
        <w:t>, 6194–6206 (2005).</w:t>
      </w:r>
    </w:p>
    <w:p>
      <w:pPr>
        <w:pStyle w:val="Bibliography"/>
        <w:spacing w:lineRule="auto" w:line="360"/>
        <w:rPr>
          <w:lang w:val="en-GB"/>
        </w:rPr>
      </w:pPr>
      <w:r>
        <w:rPr>
          <w:lang w:val="en-GB"/>
        </w:rPr>
        <w:t>30.</w:t>
        <w:tab/>
        <w:t>Parry, B. R. The Bacterial Cytoplasm Has Glass-like Properties and Is Fluidized by Metabolic Activity.</w:t>
      </w:r>
    </w:p>
    <w:p>
      <w:pPr>
        <w:pStyle w:val="Bibliography"/>
        <w:spacing w:lineRule="auto" w:line="360"/>
        <w:rPr>
          <w:lang w:val="en-GB"/>
        </w:rPr>
      </w:pPr>
      <w:r>
        <w:rPr>
          <w:lang w:val="de-DE"/>
        </w:rPr>
        <w:t>31.</w:t>
        <w:tab/>
        <w:t xml:space="preserve">Munder, M. C. </w:t>
      </w:r>
      <w:r>
        <w:rPr>
          <w:i/>
          <w:iCs/>
          <w:lang w:val="de-DE"/>
        </w:rPr>
        <w:t>et al.</w:t>
      </w:r>
      <w:r>
        <w:rPr>
          <w:lang w:val="de-DE"/>
        </w:rPr>
        <w:t xml:space="preserve"> </w:t>
      </w:r>
      <w:r>
        <w:rPr>
          <w:lang w:val="en-GB"/>
        </w:rPr>
        <w:t xml:space="preserve">A pH-driven transition of the cytoplasm from a fluid- to a solid-like state promotes entry into dormancy. </w:t>
      </w:r>
      <w:r>
        <w:rPr>
          <w:i/>
          <w:iCs/>
          <w:lang w:val="en-GB"/>
        </w:rPr>
        <w:t>eLife</w:t>
      </w:r>
      <w:r>
        <w:rPr>
          <w:lang w:val="en-GB"/>
        </w:rPr>
        <w:t xml:space="preserve"> </w:t>
      </w:r>
      <w:r>
        <w:rPr>
          <w:b/>
          <w:bCs/>
          <w:lang w:val="en-GB"/>
        </w:rPr>
        <w:t>5</w:t>
      </w:r>
      <w:r>
        <w:rPr>
          <w:lang w:val="en-GB"/>
        </w:rPr>
        <w:t>, e09347 (2016).</w:t>
      </w:r>
    </w:p>
    <w:p>
      <w:pPr>
        <w:pStyle w:val="Bibliography"/>
        <w:spacing w:lineRule="auto" w:line="360"/>
        <w:rPr>
          <w:lang w:val="en-GB"/>
        </w:rPr>
      </w:pPr>
      <w:r>
        <w:rPr>
          <w:lang w:val="en-GB"/>
        </w:rPr>
        <w:t>32.</w:t>
        <w:tab/>
        <w:t xml:space="preserve">Vargas, J. N. S. </w:t>
      </w:r>
      <w:r>
        <w:rPr>
          <w:i/>
          <w:lang w:val="en-GB"/>
        </w:rPr>
        <w:t>et al.</w:t>
      </w:r>
      <w:r>
        <w:rPr>
          <w:lang w:val="en-GB"/>
        </w:rPr>
        <w:t xml:space="preserve"> Spatiotemporal Control of ULK1 Activation by NDP52 and TBK1 during Selective Autophagy. </w:t>
      </w:r>
      <w:r>
        <w:rPr>
          <w:i/>
          <w:iCs/>
          <w:lang w:val="en-GB"/>
        </w:rPr>
        <w:t>Mol. Cell</w:t>
      </w:r>
      <w:r>
        <w:rPr>
          <w:lang w:val="en-GB"/>
        </w:rPr>
        <w:t xml:space="preserve"> </w:t>
      </w:r>
      <w:r>
        <w:rPr>
          <w:b/>
          <w:bCs/>
          <w:lang w:val="en-GB"/>
        </w:rPr>
        <w:t>74</w:t>
      </w:r>
      <w:r>
        <w:rPr>
          <w:lang w:val="en-GB"/>
        </w:rPr>
        <w:t>, 347-362.e6 (2019).</w:t>
      </w:r>
    </w:p>
    <w:p>
      <w:pPr>
        <w:pStyle w:val="Bibliography"/>
        <w:spacing w:lineRule="auto" w:line="360"/>
        <w:rPr>
          <w:lang w:val="en-GB"/>
        </w:rPr>
      </w:pPr>
      <w:r>
        <w:rPr>
          <w:lang w:val="en-GB"/>
        </w:rPr>
        <w:t>33.</w:t>
        <w:tab/>
        <w:t xml:space="preserve">Banaszynski, L. A., Liu, C. W. &amp; Wandless, T. J. Characterization of the FKBP.rapamycin.FRB ternary complex. </w:t>
      </w:r>
      <w:r>
        <w:rPr>
          <w:i/>
          <w:iCs/>
          <w:lang w:val="en-GB"/>
        </w:rPr>
        <w:t>J. Am. Chem. Soc.</w:t>
      </w:r>
      <w:r>
        <w:rPr>
          <w:lang w:val="en-GB"/>
        </w:rPr>
        <w:t xml:space="preserve"> </w:t>
      </w:r>
      <w:r>
        <w:rPr>
          <w:b/>
          <w:bCs/>
          <w:lang w:val="en-GB"/>
        </w:rPr>
        <w:t>127</w:t>
      </w:r>
      <w:r>
        <w:rPr>
          <w:lang w:val="en-GB"/>
        </w:rPr>
        <w:t>, 4715–4721 (2005).</w:t>
      </w:r>
    </w:p>
    <w:p>
      <w:pPr>
        <w:pStyle w:val="Bibliography"/>
        <w:spacing w:lineRule="auto" w:line="360"/>
        <w:rPr>
          <w:lang w:val="en-GB"/>
        </w:rPr>
      </w:pPr>
      <w:r>
        <w:rPr>
          <w:lang w:val="en-GB"/>
        </w:rPr>
        <w:t>34.</w:t>
        <w:tab/>
        <w:t xml:space="preserve">Zheng, Q. </w:t>
      </w:r>
      <w:r>
        <w:rPr>
          <w:i/>
          <w:iCs/>
          <w:lang w:val="en-GB"/>
        </w:rPr>
        <w:t>et al.</w:t>
      </w:r>
      <w:r>
        <w:rPr>
          <w:lang w:val="en-GB"/>
        </w:rPr>
        <w:t xml:space="preserve"> Calcium transients on the ER surface trigger liquid-liquid phase separation of FIP200 to specify autophagosome initiation sites. </w:t>
      </w:r>
      <w:r>
        <w:rPr>
          <w:i/>
          <w:iCs/>
          <w:lang w:val="en-GB"/>
        </w:rPr>
        <w:t>Cell</w:t>
      </w:r>
      <w:r>
        <w:rPr>
          <w:lang w:val="en-GB"/>
        </w:rPr>
        <w:t xml:space="preserve"> </w:t>
      </w:r>
      <w:r>
        <w:rPr>
          <w:b/>
          <w:bCs/>
          <w:lang w:val="en-GB"/>
        </w:rPr>
        <w:t>185</w:t>
      </w:r>
      <w:r>
        <w:rPr>
          <w:lang w:val="en-GB"/>
        </w:rPr>
        <w:t>, 4082-4098.e22 (2022).</w:t>
      </w:r>
    </w:p>
    <w:p>
      <w:pPr>
        <w:pStyle w:val="Bibliography"/>
        <w:spacing w:lineRule="auto" w:line="360"/>
        <w:rPr>
          <w:lang w:val="en-GB"/>
        </w:rPr>
      </w:pPr>
      <w:r>
        <w:rPr>
          <w:lang w:val="en-GB"/>
        </w:rPr>
        <w:t>35.</w:t>
        <w:tab/>
        <w:t xml:space="preserve">Hamasaki, M. </w:t>
      </w:r>
      <w:r>
        <w:rPr>
          <w:i/>
          <w:iCs/>
          <w:lang w:val="en-GB"/>
        </w:rPr>
        <w:t>et al.</w:t>
      </w:r>
      <w:r>
        <w:rPr>
          <w:lang w:val="en-GB"/>
        </w:rPr>
        <w:t xml:space="preserve"> Autophagosomes form at ER-mitochondria contact sites. </w:t>
      </w:r>
      <w:r>
        <w:rPr>
          <w:i/>
          <w:iCs/>
          <w:lang w:val="en-GB"/>
        </w:rPr>
        <w:t>Nature</w:t>
      </w:r>
      <w:r>
        <w:rPr>
          <w:lang w:val="en-GB"/>
        </w:rPr>
        <w:t xml:space="preserve"> </w:t>
      </w:r>
      <w:r>
        <w:rPr>
          <w:b/>
          <w:bCs/>
          <w:lang w:val="en-GB"/>
        </w:rPr>
        <w:t>495</w:t>
      </w:r>
      <w:r>
        <w:rPr>
          <w:lang w:val="en-GB"/>
        </w:rPr>
        <w:t>, 389–393 (2013).</w:t>
      </w:r>
    </w:p>
    <w:p>
      <w:pPr>
        <w:pStyle w:val="Bibliography"/>
        <w:spacing w:lineRule="auto" w:line="360"/>
        <w:rPr>
          <w:lang w:val="en-GB"/>
        </w:rPr>
      </w:pPr>
      <w:r>
        <w:rPr>
          <w:lang w:val="en-GB"/>
        </w:rPr>
        <w:t>36.</w:t>
        <w:tab/>
        <w:t xml:space="preserve">Nishimura, T. </w:t>
      </w:r>
      <w:r>
        <w:rPr>
          <w:i/>
          <w:iCs/>
          <w:lang w:val="en-GB"/>
        </w:rPr>
        <w:t>et al.</w:t>
      </w:r>
      <w:r>
        <w:rPr>
          <w:lang w:val="en-GB"/>
        </w:rPr>
        <w:t xml:space="preserve"> Autophagosome formation is initiated at phosphatidylinositol synthase‐enriched ER subdomains. </w:t>
      </w:r>
      <w:r>
        <w:rPr>
          <w:i/>
          <w:iCs/>
          <w:lang w:val="en-GB"/>
        </w:rPr>
        <w:t>EMBO J.</w:t>
      </w:r>
      <w:r>
        <w:rPr>
          <w:lang w:val="en-GB"/>
        </w:rPr>
        <w:t xml:space="preserve"> </w:t>
      </w:r>
      <w:r>
        <w:rPr>
          <w:b/>
          <w:bCs/>
          <w:lang w:val="en-GB"/>
        </w:rPr>
        <w:t>36</w:t>
      </w:r>
      <w:r>
        <w:rPr>
          <w:lang w:val="en-GB"/>
        </w:rPr>
        <w:t>, 1719–1735 (2017).</w:t>
      </w:r>
    </w:p>
    <w:p>
      <w:pPr>
        <w:pStyle w:val="Bibliography"/>
        <w:spacing w:lineRule="auto" w:line="360"/>
        <w:rPr>
          <w:lang w:val="en-GB"/>
        </w:rPr>
      </w:pPr>
      <w:r>
        <w:rPr>
          <w:lang w:val="en-GB"/>
        </w:rPr>
        <w:t>37.</w:t>
        <w:tab/>
        <w:t xml:space="preserve">Lam, S. S. </w:t>
      </w:r>
      <w:r>
        <w:rPr>
          <w:i/>
          <w:iCs/>
          <w:lang w:val="en-GB"/>
        </w:rPr>
        <w:t>et al.</w:t>
      </w:r>
      <w:r>
        <w:rPr>
          <w:lang w:val="en-GB"/>
        </w:rPr>
        <w:t xml:space="preserve"> Directed evolution of APEX2 for electron microscopy and proximity labeling. </w:t>
      </w:r>
      <w:r>
        <w:rPr>
          <w:i/>
          <w:iCs/>
          <w:lang w:val="en-GB"/>
        </w:rPr>
        <w:t>Nat. Methods</w:t>
      </w:r>
      <w:r>
        <w:rPr>
          <w:lang w:val="en-GB"/>
        </w:rPr>
        <w:t xml:space="preserve"> </w:t>
      </w:r>
      <w:r>
        <w:rPr>
          <w:b/>
          <w:bCs/>
          <w:lang w:val="en-GB"/>
        </w:rPr>
        <w:t>12</w:t>
      </w:r>
      <w:r>
        <w:rPr>
          <w:lang w:val="en-GB"/>
        </w:rPr>
        <w:t>, 51–54 (2015).</w:t>
      </w:r>
    </w:p>
    <w:p>
      <w:pPr>
        <w:pStyle w:val="Bibliography"/>
        <w:spacing w:lineRule="auto" w:line="360"/>
        <w:rPr>
          <w:lang w:val="en-GB"/>
        </w:rPr>
      </w:pPr>
      <w:r>
        <w:rPr>
          <w:lang w:val="en-GB"/>
        </w:rPr>
        <w:t>38.</w:t>
        <w:tab/>
        <w:t xml:space="preserve">Hung, V. </w:t>
      </w:r>
      <w:r>
        <w:rPr>
          <w:i/>
          <w:iCs/>
          <w:lang w:val="en-GB"/>
        </w:rPr>
        <w:t>et al.</w:t>
      </w:r>
      <w:r>
        <w:rPr>
          <w:lang w:val="en-GB"/>
        </w:rPr>
        <w:t xml:space="preserve"> Spatially resolved proteomic mapping in living cells with the engineered peroxidase APEX2. </w:t>
      </w:r>
      <w:r>
        <w:rPr>
          <w:i/>
          <w:iCs/>
          <w:lang w:val="en-GB"/>
        </w:rPr>
        <w:t>Nat. Protoc.</w:t>
      </w:r>
      <w:r>
        <w:rPr>
          <w:lang w:val="en-GB"/>
        </w:rPr>
        <w:t xml:space="preserve"> </w:t>
      </w:r>
      <w:r>
        <w:rPr>
          <w:b/>
          <w:bCs/>
          <w:lang w:val="en-GB"/>
        </w:rPr>
        <w:t>11</w:t>
      </w:r>
      <w:r>
        <w:rPr>
          <w:lang w:val="en-GB"/>
        </w:rPr>
        <w:t>, 456–475 (2016).</w:t>
      </w:r>
    </w:p>
    <w:p>
      <w:pPr>
        <w:pStyle w:val="Bibliography"/>
        <w:spacing w:lineRule="auto" w:line="360"/>
        <w:rPr>
          <w:lang w:val="en-GB"/>
        </w:rPr>
      </w:pPr>
      <w:r>
        <w:rPr>
          <w:lang w:val="en-GB"/>
        </w:rPr>
        <w:t>39.</w:t>
        <w:tab/>
        <w:t xml:space="preserve">Janke, C. </w:t>
      </w:r>
      <w:r>
        <w:rPr>
          <w:i/>
          <w:iCs/>
          <w:lang w:val="en-GB"/>
        </w:rPr>
        <w:t>et al.</w:t>
      </w:r>
      <w:r>
        <w:rPr>
          <w:lang w:val="en-GB"/>
        </w:rPr>
        <w:t xml:space="preserve"> A versatile toolbox for PCR-based tagging of yeast genes: new fluorescent proteins, more markers and promoter substitution cassettes. </w:t>
      </w:r>
      <w:r>
        <w:rPr>
          <w:i/>
          <w:iCs/>
          <w:lang w:val="en-GB"/>
        </w:rPr>
        <w:t>Yeast</w:t>
      </w:r>
      <w:r>
        <w:rPr>
          <w:lang w:val="en-GB"/>
        </w:rPr>
        <w:t xml:space="preserve"> </w:t>
      </w:r>
      <w:r>
        <w:rPr>
          <w:b/>
          <w:bCs/>
          <w:lang w:val="en-GB"/>
        </w:rPr>
        <w:t>21</w:t>
      </w:r>
      <w:r>
        <w:rPr>
          <w:lang w:val="en-GB"/>
        </w:rPr>
        <w:t>, 947–962 (2004).</w:t>
      </w:r>
    </w:p>
    <w:p>
      <w:pPr>
        <w:pStyle w:val="Bibliography"/>
        <w:spacing w:lineRule="auto" w:line="360"/>
        <w:rPr>
          <w:lang w:val="en-GB"/>
        </w:rPr>
      </w:pPr>
      <w:r>
        <w:rPr>
          <w:lang w:val="en-GB"/>
        </w:rPr>
        <w:t>40.</w:t>
        <w:tab/>
        <w:t xml:space="preserve">Khmelinskii, A., Meurer, M., Duishoev, N., Delhomme, N. &amp; Knop, M. Seamless Gene Tagging by Endonuclease-Driven Homologous Recombination. </w:t>
      </w:r>
      <w:r>
        <w:rPr>
          <w:i/>
          <w:iCs/>
          <w:lang w:val="en-GB"/>
        </w:rPr>
        <w:t>PLOS ONE</w:t>
      </w:r>
      <w:r>
        <w:rPr>
          <w:lang w:val="en-GB"/>
        </w:rPr>
        <w:t xml:space="preserve"> </w:t>
      </w:r>
      <w:r>
        <w:rPr>
          <w:b/>
          <w:bCs/>
          <w:lang w:val="en-GB"/>
        </w:rPr>
        <w:t>6</w:t>
      </w:r>
      <w:r>
        <w:rPr>
          <w:lang w:val="en-GB"/>
        </w:rPr>
        <w:t>, e23794 (2011).</w:t>
      </w:r>
    </w:p>
    <w:p>
      <w:pPr>
        <w:pStyle w:val="Bibliography"/>
        <w:spacing w:lineRule="auto" w:line="360"/>
        <w:rPr>
          <w:lang w:val="en-GB"/>
        </w:rPr>
      </w:pPr>
      <w:r>
        <w:rPr>
          <w:lang w:val="en-GB"/>
        </w:rPr>
        <w:t>41.</w:t>
        <w:tab/>
        <w:t xml:space="preserve">Knop, M. </w:t>
      </w:r>
      <w:r>
        <w:rPr>
          <w:i/>
          <w:iCs/>
          <w:lang w:val="en-GB"/>
        </w:rPr>
        <w:t>et al.</w:t>
      </w:r>
      <w:r>
        <w:rPr>
          <w:lang w:val="en-GB"/>
        </w:rPr>
        <w:t xml:space="preserve"> Epitope tagging of yeast genes using a PCR-based strategy: more tags and improved practical routines. </w:t>
      </w:r>
      <w:r>
        <w:rPr>
          <w:i/>
          <w:iCs/>
          <w:lang w:val="en-GB"/>
        </w:rPr>
        <w:t>Yeast Chichester Engl.</w:t>
      </w:r>
      <w:r>
        <w:rPr>
          <w:lang w:val="en-GB"/>
        </w:rPr>
        <w:t xml:space="preserve"> </w:t>
      </w:r>
      <w:r>
        <w:rPr>
          <w:b/>
          <w:bCs/>
          <w:lang w:val="en-GB"/>
        </w:rPr>
        <w:t>15</w:t>
      </w:r>
      <w:r>
        <w:rPr>
          <w:lang w:val="en-GB"/>
        </w:rPr>
        <w:t>, 963–972 (1999).</w:t>
      </w:r>
    </w:p>
    <w:p>
      <w:pPr>
        <w:pStyle w:val="Bibliography"/>
        <w:spacing w:lineRule="auto" w:line="360"/>
        <w:rPr>
          <w:lang w:val="en-GB"/>
        </w:rPr>
      </w:pPr>
      <w:r>
        <w:rPr>
          <w:lang w:val="en-GB"/>
        </w:rPr>
        <w:t>42.</w:t>
        <w:tab/>
        <w:t xml:space="preserve">Cheong, H. &amp; Klionsky, D. J. Chapter 1 Biochemical Methods to Monitor Autophagy‐Related Processes in Yeast. in </w:t>
      </w:r>
      <w:r>
        <w:rPr>
          <w:i/>
          <w:iCs/>
          <w:lang w:val="en-GB"/>
        </w:rPr>
        <w:t>Methods in Enzymology</w:t>
      </w:r>
      <w:r>
        <w:rPr>
          <w:lang w:val="en-GB"/>
        </w:rPr>
        <w:t xml:space="preserve"> vol. 451 1–26 (Academic Press, 2008).</w:t>
      </w:r>
    </w:p>
    <w:p>
      <w:pPr>
        <w:pStyle w:val="Bibliography"/>
        <w:spacing w:lineRule="auto" w:line="360"/>
        <w:rPr>
          <w:lang w:val="en-GB"/>
        </w:rPr>
      </w:pPr>
      <w:r>
        <w:rPr>
          <w:lang w:val="en-GB"/>
        </w:rPr>
        <w:t>43.</w:t>
        <w:tab/>
        <w:t xml:space="preserve">Schindelin, J. </w:t>
      </w:r>
      <w:r>
        <w:rPr>
          <w:i/>
          <w:iCs/>
          <w:lang w:val="en-GB"/>
        </w:rPr>
        <w:t>et al.</w:t>
      </w:r>
      <w:r>
        <w:rPr>
          <w:lang w:val="en-GB"/>
        </w:rPr>
        <w:t xml:space="preserve"> Fiji - an Open Source platform for biological image analysis. </w:t>
      </w:r>
      <w:r>
        <w:rPr>
          <w:i/>
          <w:iCs/>
          <w:lang w:val="en-GB"/>
        </w:rPr>
        <w:t>Nat. Methods</w:t>
      </w:r>
      <w:r>
        <w:rPr>
          <w:lang w:val="en-GB"/>
        </w:rPr>
        <w:t xml:space="preserve"> </w:t>
      </w:r>
      <w:r>
        <w:rPr>
          <w:b/>
          <w:bCs/>
          <w:lang w:val="en-GB"/>
        </w:rPr>
        <w:t>9</w:t>
      </w:r>
      <w:r>
        <w:rPr>
          <w:lang w:val="en-GB"/>
        </w:rPr>
        <w:t>, 10.1038/nmeth.2019 (2012).</w:t>
      </w:r>
    </w:p>
    <w:p>
      <w:pPr>
        <w:pStyle w:val="Bibliography"/>
        <w:spacing w:lineRule="auto" w:line="360"/>
        <w:rPr>
          <w:lang w:val="en-GB"/>
        </w:rPr>
      </w:pPr>
      <w:r>
        <w:rPr>
          <w:lang w:val="en-GB"/>
        </w:rPr>
        <w:t>44.</w:t>
        <w:tab/>
        <w:t xml:space="preserve">Thévenaz, P., Ruttimann, U. E. &amp; Unser, M. A pyramid approach to subpixel registration based on intensity. </w:t>
      </w:r>
      <w:r>
        <w:rPr>
          <w:i/>
          <w:iCs/>
          <w:lang w:val="en-GB"/>
        </w:rPr>
        <w:t>IEEE Trans. Image Process. Publ. IEEE Signal Process. Soc.</w:t>
      </w:r>
      <w:r>
        <w:rPr>
          <w:lang w:val="en-GB"/>
        </w:rPr>
        <w:t xml:space="preserve"> </w:t>
      </w:r>
      <w:r>
        <w:rPr>
          <w:b/>
          <w:bCs/>
          <w:lang w:val="en-GB"/>
        </w:rPr>
        <w:t>7</w:t>
      </w:r>
      <w:r>
        <w:rPr>
          <w:lang w:val="en-GB"/>
        </w:rPr>
        <w:t>, 27–41 (1998).</w:t>
      </w:r>
    </w:p>
    <w:p>
      <w:pPr>
        <w:pStyle w:val="Bibliography"/>
        <w:spacing w:lineRule="auto" w:line="360"/>
        <w:rPr>
          <w:lang w:val="en-GB"/>
        </w:rPr>
      </w:pPr>
      <w:r>
        <w:rPr>
          <w:lang w:val="en-GB"/>
        </w:rPr>
        <w:t>45.</w:t>
        <w:tab/>
        <w:t xml:space="preserve">Phair, R. D., Gorski, S. A. &amp; Misteli, T. Measurement of Dynamic Protein Binding to Chromatin In Vivo, Using Photobleaching Microscopy. in </w:t>
      </w:r>
      <w:r>
        <w:rPr>
          <w:i/>
          <w:iCs/>
          <w:lang w:val="en-GB"/>
        </w:rPr>
        <w:t>Methods in Enzymology</w:t>
      </w:r>
      <w:r>
        <w:rPr>
          <w:lang w:val="en-GB"/>
        </w:rPr>
        <w:t xml:space="preserve"> vol. 375 393–414 (Academic Press, 2003).</w:t>
      </w:r>
    </w:p>
    <w:p>
      <w:pPr>
        <w:pStyle w:val="Bibliography"/>
        <w:spacing w:lineRule="auto" w:line="360"/>
        <w:rPr>
          <w:lang w:val="en-GB"/>
        </w:rPr>
      </w:pPr>
      <w:r>
        <w:rPr>
          <w:lang w:val="de-DE"/>
        </w:rPr>
        <w:t>46.</w:t>
        <w:tab/>
        <w:t xml:space="preserve">Hollenstein, D. M. </w:t>
      </w:r>
      <w:r>
        <w:rPr>
          <w:i/>
          <w:iCs/>
          <w:lang w:val="de-DE"/>
        </w:rPr>
        <w:t>et al.</w:t>
      </w:r>
      <w:r>
        <w:rPr>
          <w:lang w:val="de-DE"/>
        </w:rPr>
        <w:t xml:space="preserve"> </w:t>
      </w:r>
      <w:r>
        <w:rPr>
          <w:lang w:val="en-GB"/>
        </w:rPr>
        <w:t>Acetylation of lysines on affinity-purification matrices to reduce co-digestion of bead-bound ligands. (2023).</w:t>
      </w:r>
    </w:p>
    <w:p>
      <w:pPr>
        <w:pStyle w:val="Bibliography"/>
        <w:spacing w:lineRule="auto" w:line="360"/>
        <w:rPr>
          <w:lang w:val="en-GB"/>
        </w:rPr>
      </w:pPr>
      <w:r>
        <w:rPr>
          <w:lang w:val="en-GB"/>
        </w:rPr>
        <w:t>47.</w:t>
        <w:tab/>
        <w:t xml:space="preserve">Hollenstein, D. M. </w:t>
      </w:r>
      <w:r>
        <w:rPr>
          <w:i/>
          <w:iCs/>
          <w:lang w:val="en-GB"/>
        </w:rPr>
        <w:t>et al.</w:t>
      </w:r>
      <w:r>
        <w:rPr>
          <w:lang w:val="en-GB"/>
        </w:rPr>
        <w:t xml:space="preserve"> Chemical Acetylation of Ligands and Two-Step Digestion Protocol for Reducing Codigestion in Affinity Purification–Mass Spectrometry. </w:t>
      </w:r>
      <w:r>
        <w:rPr>
          <w:i/>
          <w:iCs/>
          <w:lang w:val="en-GB"/>
        </w:rPr>
        <w:t>J. Proteome Res.</w:t>
      </w:r>
      <w:r>
        <w:rPr>
          <w:lang w:val="en-GB"/>
        </w:rPr>
        <w:t xml:space="preserve"> </w:t>
      </w:r>
      <w:r>
        <w:rPr>
          <w:b/>
          <w:bCs/>
          <w:lang w:val="en-GB"/>
        </w:rPr>
        <w:t>22</w:t>
      </w:r>
      <w:r>
        <w:rPr>
          <w:lang w:val="en-GB"/>
        </w:rPr>
        <w:t>, 3383–3391 (2023).</w:t>
      </w:r>
    </w:p>
    <w:p>
      <w:pPr>
        <w:pStyle w:val="Bibliography"/>
        <w:spacing w:lineRule="auto" w:line="360"/>
        <w:rPr>
          <w:lang w:val="en-GB"/>
        </w:rPr>
      </w:pPr>
      <w:r>
        <w:rPr>
          <w:lang w:val="en-GB"/>
        </w:rPr>
        <w:t>48.</w:t>
        <w:tab/>
        <w:t xml:space="preserve">Baker, C. P., Bruderer, R., Abbott, J., Arthur, J. S. C. &amp; Brenes, A. J. </w:t>
      </w:r>
      <w:r>
        <w:rPr>
          <w:i/>
          <w:iCs/>
          <w:lang w:val="en-GB"/>
        </w:rPr>
        <w:t>Optimising Spectronaut search parameters to improve data quality with minimal proteome coverage reductions in DIA analyses of heterogeneous samples</w:t>
      </w:r>
      <w:r>
        <w:rPr>
          <w:lang w:val="en-GB"/>
        </w:rPr>
        <w:t>. http://biorxiv.org/lookup/doi/10.1101/2023.10.11.561927 (2023).</w:t>
      </w:r>
    </w:p>
    <w:p>
      <w:pPr>
        <w:pStyle w:val="Bibliography"/>
        <w:spacing w:lineRule="auto" w:line="360"/>
        <w:rPr>
          <w:lang w:val="en-GB"/>
        </w:rPr>
      </w:pPr>
      <w:r>
        <w:rPr>
          <w:lang w:val="en-GB"/>
        </w:rPr>
        <w:t>49.</w:t>
        <w:tab/>
        <w:t xml:space="preserve">Ritchie, M. E. </w:t>
      </w:r>
      <w:r>
        <w:rPr>
          <w:i/>
          <w:iCs/>
          <w:lang w:val="en-GB"/>
        </w:rPr>
        <w:t>et al.</w:t>
      </w:r>
      <w:r>
        <w:rPr>
          <w:lang w:val="en-GB"/>
        </w:rPr>
        <w:t xml:space="preserve"> limma powers differential expression analyses for RNA-sequencing and microarray studies. </w:t>
      </w:r>
      <w:r>
        <w:rPr>
          <w:i/>
          <w:iCs/>
          <w:lang w:val="en-GB"/>
        </w:rPr>
        <w:t>Nucleic Acids Res.</w:t>
      </w:r>
      <w:r>
        <w:rPr>
          <w:lang w:val="en-GB"/>
        </w:rPr>
        <w:t xml:space="preserve"> </w:t>
      </w:r>
      <w:r>
        <w:rPr>
          <w:b/>
          <w:bCs/>
          <w:lang w:val="en-GB"/>
        </w:rPr>
        <w:t>43</w:t>
      </w:r>
      <w:r>
        <w:rPr>
          <w:lang w:val="en-GB"/>
        </w:rPr>
        <w:t>, e47 (2015).</w:t>
      </w:r>
    </w:p>
    <w:p>
      <w:pPr>
        <w:pStyle w:val="Bibliography"/>
        <w:spacing w:lineRule="auto" w:line="360"/>
        <w:rPr>
          <w:lang w:val="en-GB"/>
        </w:rPr>
      </w:pPr>
      <w:r>
        <w:rPr>
          <w:lang w:val="en-GB"/>
        </w:rPr>
        <w:t>50.</w:t>
        <w:tab/>
        <w:t xml:space="preserve">Perez-Riverol, Y. </w:t>
      </w:r>
      <w:r>
        <w:rPr>
          <w:i/>
          <w:iCs/>
          <w:lang w:val="en-GB"/>
        </w:rPr>
        <w:t>et al.</w:t>
      </w:r>
      <w:r>
        <w:rPr>
          <w:lang w:val="en-GB"/>
        </w:rPr>
        <w:t xml:space="preserve"> The PRIDE database resources in 2022: a hub for mass spectrometry-based proteomics evidences. </w:t>
      </w:r>
      <w:r>
        <w:rPr>
          <w:i/>
          <w:iCs/>
          <w:lang w:val="en-GB"/>
        </w:rPr>
        <w:t>Nucleic Acids Res.</w:t>
      </w:r>
      <w:r>
        <w:rPr>
          <w:lang w:val="en-GB"/>
        </w:rPr>
        <w:t xml:space="preserve"> </w:t>
      </w:r>
      <w:r>
        <w:rPr>
          <w:b/>
          <w:bCs/>
          <w:lang w:val="en-GB"/>
        </w:rPr>
        <w:t>50</w:t>
      </w:r>
      <w:r>
        <w:rPr>
          <w:lang w:val="en-GB"/>
        </w:rPr>
        <w:t>, D543–D552 (2022).</w:t>
      </w:r>
    </w:p>
    <w:p>
      <w:pPr>
        <w:pStyle w:val="Bibliography"/>
        <w:spacing w:lineRule="auto" w:line="360"/>
        <w:rPr>
          <w:lang w:val="en-GB"/>
        </w:rPr>
      </w:pPr>
      <w:r>
        <w:rPr>
          <w:lang w:val="en-GB"/>
        </w:rPr>
        <w:t>51.</w:t>
        <w:tab/>
        <w:t xml:space="preserve">Mastronarde, D. N. Automated electron microscope tomography using robust prediction of specimen movements. </w:t>
      </w:r>
      <w:r>
        <w:rPr>
          <w:i/>
          <w:iCs/>
          <w:lang w:val="en-GB"/>
        </w:rPr>
        <w:t>J. Struct. Biol.</w:t>
      </w:r>
      <w:r>
        <w:rPr>
          <w:lang w:val="en-GB"/>
        </w:rPr>
        <w:t xml:space="preserve"> </w:t>
      </w:r>
      <w:r>
        <w:rPr>
          <w:b/>
          <w:bCs/>
          <w:lang w:val="en-GB"/>
        </w:rPr>
        <w:t>152</w:t>
      </w:r>
      <w:r>
        <w:rPr>
          <w:lang w:val="en-GB"/>
        </w:rPr>
        <w:t>, 36–51 (2005).</w:t>
      </w:r>
    </w:p>
    <w:p>
      <w:pPr>
        <w:pStyle w:val="Bibliography"/>
        <w:spacing w:lineRule="auto" w:line="360"/>
        <w:rPr>
          <w:lang w:val="en-GB"/>
        </w:rPr>
      </w:pPr>
      <w:r>
        <w:rPr>
          <w:lang w:val="en-GB"/>
        </w:rPr>
        <w:t>52.</w:t>
        <w:tab/>
        <w:t xml:space="preserve">Hagen, W. J. H., Wan, W. &amp; Briggs, J. A. G. Implementation of a cryo-electron tomography tilt-scheme optimized for high resolution subtomogram averaging. </w:t>
      </w:r>
      <w:r>
        <w:rPr>
          <w:i/>
          <w:iCs/>
          <w:lang w:val="en-GB"/>
        </w:rPr>
        <w:t>J. Struct. Biol.</w:t>
      </w:r>
      <w:r>
        <w:rPr>
          <w:lang w:val="en-GB"/>
        </w:rPr>
        <w:t xml:space="preserve"> </w:t>
      </w:r>
      <w:r>
        <w:rPr>
          <w:b/>
          <w:bCs/>
          <w:lang w:val="en-GB"/>
        </w:rPr>
        <w:t>197</w:t>
      </w:r>
      <w:r>
        <w:rPr>
          <w:lang w:val="en-GB"/>
        </w:rPr>
        <w:t>, 191–198 (2017).</w:t>
      </w:r>
    </w:p>
    <w:p>
      <w:pPr>
        <w:pStyle w:val="Bibliography"/>
        <w:spacing w:lineRule="auto" w:line="360"/>
        <w:rPr>
          <w:lang w:val="en-GB"/>
        </w:rPr>
      </w:pPr>
      <w:r>
        <w:rPr>
          <w:lang w:val="en-GB"/>
        </w:rPr>
        <w:t>53.</w:t>
        <w:tab/>
        <w:t xml:space="preserve">Zheng, S. </w:t>
      </w:r>
      <w:r>
        <w:rPr>
          <w:i/>
          <w:iCs/>
          <w:lang w:val="en-GB"/>
        </w:rPr>
        <w:t>et al.</w:t>
      </w:r>
      <w:r>
        <w:rPr>
          <w:lang w:val="en-GB"/>
        </w:rPr>
        <w:t xml:space="preserve"> AreTomo: An integrated software package for automated marker-free, motion-corrected cryo-electron tomographic alignment and reconstruction. </w:t>
      </w:r>
      <w:r>
        <w:rPr>
          <w:i/>
          <w:iCs/>
          <w:lang w:val="en-GB"/>
        </w:rPr>
        <w:t>J. Struct. Biol. X</w:t>
      </w:r>
      <w:r>
        <w:rPr>
          <w:lang w:val="en-GB"/>
        </w:rPr>
        <w:t xml:space="preserve"> </w:t>
      </w:r>
      <w:r>
        <w:rPr>
          <w:b/>
          <w:bCs/>
          <w:lang w:val="en-GB"/>
        </w:rPr>
        <w:t>6</w:t>
      </w:r>
      <w:r>
        <w:rPr>
          <w:lang w:val="en-GB"/>
        </w:rPr>
        <w:t>, 100068 (2022).</w:t>
      </w:r>
    </w:p>
    <w:p>
      <w:pPr>
        <w:pStyle w:val="Bibliography"/>
        <w:spacing w:lineRule="auto" w:line="360"/>
        <w:rPr>
          <w:lang w:val="en-GB"/>
        </w:rPr>
      </w:pPr>
      <w:r>
        <w:rPr>
          <w:lang w:val="en-GB"/>
        </w:rPr>
        <w:t>54.</w:t>
        <w:tab/>
        <w:t xml:space="preserve">Buchholz, T.-O. </w:t>
      </w:r>
      <w:r>
        <w:rPr>
          <w:i/>
          <w:iCs/>
          <w:lang w:val="en-GB"/>
        </w:rPr>
        <w:t>et al.</w:t>
      </w:r>
      <w:r>
        <w:rPr>
          <w:lang w:val="en-GB"/>
        </w:rPr>
        <w:t xml:space="preserve"> Chapter 13 - Content-aware image restoration for electron microscopy. in </w:t>
      </w:r>
      <w:r>
        <w:rPr>
          <w:i/>
          <w:iCs/>
          <w:lang w:val="en-GB"/>
        </w:rPr>
        <w:t>Methods in Cell Biology</w:t>
      </w:r>
      <w:r>
        <w:rPr>
          <w:lang w:val="en-GB"/>
        </w:rPr>
        <w:t xml:space="preserve"> (eds. Müller-Reichert, T. &amp; Pigino, G.) vol. 152 277–289 (Academic Press, 2019).</w:t>
      </w:r>
    </w:p>
    <w:p>
      <w:pPr>
        <w:pStyle w:val="Bibliography"/>
        <w:spacing w:lineRule="auto" w:line="360"/>
        <w:rPr>
          <w:lang w:val="en-GB"/>
        </w:rPr>
      </w:pPr>
      <w:r>
        <w:rPr>
          <w:lang w:val="en-GB"/>
        </w:rPr>
        <w:t>55.</w:t>
        <w:tab/>
        <w:t xml:space="preserve">Isensee, F., Jaeger, P. F., Kohl, S. A. A., Petersen, J. &amp; Maier-Hein, K. H. nnU-Net: a self-configuring method for deep learning-based biomedical image segmentation. </w:t>
      </w:r>
      <w:r>
        <w:rPr>
          <w:i/>
          <w:iCs/>
          <w:lang w:val="en-GB"/>
        </w:rPr>
        <w:t>Nat. Methods</w:t>
      </w:r>
      <w:r>
        <w:rPr>
          <w:lang w:val="en-GB"/>
        </w:rPr>
        <w:t xml:space="preserve"> </w:t>
      </w:r>
      <w:r>
        <w:rPr>
          <w:b/>
          <w:bCs/>
          <w:lang w:val="en-GB"/>
        </w:rPr>
        <w:t>18</w:t>
      </w:r>
      <w:r>
        <w:rPr>
          <w:lang w:val="en-GB"/>
        </w:rPr>
        <w:t>, 203–211 (2021).</w:t>
      </w:r>
    </w:p>
    <w:p>
      <w:pPr>
        <w:pStyle w:val="Bibliography"/>
        <w:spacing w:lineRule="auto" w:line="360"/>
        <w:rPr>
          <w:lang w:val="en-GB"/>
        </w:rPr>
      </w:pPr>
      <w:r>
        <w:rPr>
          <w:lang w:val="en-GB"/>
        </w:rPr>
        <w:t>56.</w:t>
        <w:tab/>
        <w:t xml:space="preserve">Pettersen, E. F. </w:t>
      </w:r>
      <w:r>
        <w:rPr>
          <w:i/>
          <w:iCs/>
          <w:lang w:val="en-GB"/>
        </w:rPr>
        <w:t>et al.</w:t>
      </w:r>
      <w:r>
        <w:rPr>
          <w:lang w:val="en-GB"/>
        </w:rPr>
        <w:t xml:space="preserve"> UCSF ChimeraX: Structure visualization for researchers, educators, and developers. </w:t>
      </w:r>
      <w:r>
        <w:rPr>
          <w:i/>
          <w:iCs/>
          <w:lang w:val="en-GB"/>
        </w:rPr>
        <w:t>Protein Sci. Publ. Protein Soc.</w:t>
      </w:r>
      <w:r>
        <w:rPr>
          <w:lang w:val="en-GB"/>
        </w:rPr>
        <w:t xml:space="preserve"> </w:t>
      </w:r>
      <w:r>
        <w:rPr>
          <w:b/>
          <w:bCs/>
          <w:lang w:val="en-GB"/>
        </w:rPr>
        <w:t>30</w:t>
      </w:r>
      <w:r>
        <w:rPr>
          <w:lang w:val="en-GB"/>
        </w:rPr>
        <w:t>, 70–82 (2021).</w:t>
      </w:r>
    </w:p>
    <w:p>
      <w:pPr>
        <w:pStyle w:val="Bibliography"/>
        <w:spacing w:lineRule="auto" w:line="360"/>
        <w:rPr>
          <w:lang w:val="en-GB"/>
        </w:rPr>
      </w:pPr>
      <w:r>
        <w:rPr>
          <w:lang w:val="en-GB"/>
        </w:rPr>
        <w:t>57.</w:t>
        <w:tab/>
        <w:t xml:space="preserve">Suzuki, K., Akioka, M., Kondo-Kakuta, C., Yamamoto, H. &amp; Ohsumi, Y. Fine mapping of autophagy-related proteins during autophagosome formation in </w:t>
      </w:r>
      <w:r>
        <w:rPr>
          <w:i/>
          <w:iCs/>
          <w:lang w:val="en-GB"/>
        </w:rPr>
        <w:t>Saccharomyces cerevisiae</w:t>
      </w:r>
      <w:r>
        <w:rPr>
          <w:lang w:val="en-GB"/>
        </w:rPr>
        <w:t xml:space="preserve">. </w:t>
      </w:r>
      <w:r>
        <w:rPr>
          <w:i/>
          <w:iCs/>
          <w:lang w:val="en-GB"/>
        </w:rPr>
        <w:t>J. Cell Sci.</w:t>
      </w:r>
      <w:r>
        <w:rPr>
          <w:lang w:val="en-GB"/>
        </w:rPr>
        <w:t xml:space="preserve"> jcs.122960 (2013) doi:10.1242/jcs.122960.</w:t>
      </w:r>
    </w:p>
    <w:p>
      <w:pPr>
        <w:pStyle w:val="Bibliography"/>
        <w:spacing w:lineRule="auto" w:line="360"/>
        <w:rPr>
          <w:rFonts w:ascii="Arial" w:hAnsi="Arial" w:cs="Arial"/>
          <w:sz w:val="22"/>
          <w:szCs w:val="22"/>
          <w:lang w:val="en-US"/>
        </w:rPr>
      </w:pPr>
      <w:r/>
      <w:r>
        <w:rPr>
          <w:sz w:val="22"/>
          <w:szCs w:val="22"/>
          <w:rFonts w:cs="Arial" w:ascii="Arial" w:hAnsi="Arial"/>
          <w:lang w:val="en-US"/>
        </w:rPr>
        <w:fldChar w:fldCharType="end"/>
      </w:r>
      <w:r>
        <w:rPr>
          <w:rFonts w:cs="Arial" w:ascii="Arial" w:hAnsi="Arial"/>
          <w:sz w:val="22"/>
          <w:szCs w:val="22"/>
          <w:lang w:val="en-US"/>
        </w:rPr>
      </w:r>
    </w:p>
    <w:p>
      <w:pPr>
        <w:pStyle w:val="Normal"/>
        <w:rPr>
          <w:rFonts w:ascii="Arial" w:hAnsi="Arial" w:cs="Arial"/>
          <w:sz w:val="22"/>
          <w:szCs w:val="22"/>
          <w:lang w:val="en-US"/>
        </w:rPr>
      </w:pPr>
      <w:r>
        <w:rPr>
          <w:rFonts w:cs="Arial" w:ascii="Arial" w:hAnsi="Arial"/>
          <w:sz w:val="22"/>
          <w:szCs w:val="22"/>
          <w:lang w:val="en-US"/>
        </w:rPr>
      </w:r>
      <w:r>
        <w:br w:type="page"/>
      </w:r>
    </w:p>
    <w:p>
      <w:pPr>
        <w:pStyle w:val="Normal"/>
        <w:spacing w:lineRule="auto" w:line="360" w:before="0" w:after="0"/>
        <w:jc w:val="both"/>
        <w:rPr>
          <w:rFonts w:ascii="Arial" w:hAnsi="Arial" w:cs="Arial"/>
          <w:b/>
          <w:bCs/>
          <w:sz w:val="28"/>
          <w:szCs w:val="28"/>
          <w:lang w:val="en-US"/>
        </w:rPr>
      </w:pPr>
      <w:r>
        <w:rPr>
          <w:rFonts w:cs="Arial" w:ascii="Arial" w:hAnsi="Arial"/>
          <w:b/>
          <w:bCs/>
          <w:sz w:val="28"/>
          <w:szCs w:val="28"/>
          <w:lang w:val="en-US"/>
        </w:rPr>
        <w:t>Figures and legends:</w:t>
      </w:r>
    </w:p>
    <w:p>
      <w:pPr>
        <w:pStyle w:val="Normal"/>
        <w:spacing w:lineRule="auto" w:line="360"/>
        <w:jc w:val="both"/>
        <w:rPr>
          <w:rFonts w:ascii="Arial" w:hAnsi="Arial" w:cs="Arial"/>
          <w:sz w:val="22"/>
          <w:szCs w:val="22"/>
          <w:lang w:val="en-US"/>
        </w:rPr>
      </w:pPr>
      <w:r>
        <w:rPr/>
        <w:drawing>
          <wp:inline distT="0" distB="0" distL="0" distR="0">
            <wp:extent cx="5731510" cy="5041265"/>
            <wp:effectExtent l="0" t="0" r="0" b="0"/>
            <wp:docPr id="1"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3" descr=""/>
                    <pic:cNvPicPr>
                      <a:picLocks noChangeAspect="1" noChangeArrowheads="1"/>
                    </pic:cNvPicPr>
                  </pic:nvPicPr>
                  <pic:blipFill>
                    <a:blip r:embed="rId3"/>
                    <a:stretch>
                      <a:fillRect/>
                    </a:stretch>
                  </pic:blipFill>
                  <pic:spPr bwMode="auto">
                    <a:xfrm>
                      <a:off x="0" y="0"/>
                      <a:ext cx="5731510" cy="5041265"/>
                    </a:xfrm>
                    <a:prstGeom prst="rect">
                      <a:avLst/>
                    </a:prstGeom>
                  </pic:spPr>
                </pic:pic>
              </a:graphicData>
            </a:graphic>
          </wp:inline>
        </w:drawing>
      </w:r>
    </w:p>
    <w:p>
      <w:pPr>
        <w:pStyle w:val="Normal"/>
        <w:spacing w:lineRule="auto" w:line="360"/>
        <w:jc w:val="both"/>
        <w:rPr>
          <w:rFonts w:ascii="Arial" w:hAnsi="Arial" w:cs="Arial"/>
          <w:b/>
          <w:bCs/>
          <w:color w:themeColor="text1" w:val="000000"/>
          <w:sz w:val="22"/>
          <w:szCs w:val="22"/>
          <w:lang w:val="en-US"/>
        </w:rPr>
      </w:pPr>
      <w:r>
        <w:rPr>
          <w:rFonts w:cs="Arial" w:ascii="Arial" w:hAnsi="Arial"/>
          <w:b/>
          <w:bCs/>
          <w:color w:themeColor="text1" w:val="000000"/>
          <w:sz w:val="22"/>
          <w:szCs w:val="22"/>
          <w:lang w:val="en-US"/>
        </w:rPr>
        <w:t>Figure 1: High-affinity receptor-cargo interactions impair selective autophagy</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t xml:space="preserve">A) Schematic of phase-separated END condensates containing 2xGFP-Ede1 in the absence of BFP-3xGBP (-3xGBP) and solidified END particles co-expressed with BFP-3xGBP  (+3xGBP) with dashed black arrows representing low-affinity and orange arrows representing high-affinity interactions respectively. </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t>B) Cells expressing 2xGFP-Ede1 without (-3xGBP) or with (+3xGBP) BFP-3xGBP under the control of a copper-inducible promoter were grown to mid-log phase in the presence of 1 mM CuSO</w:t>
      </w:r>
      <w:r>
        <w:rPr>
          <w:rFonts w:cs="Arial" w:ascii="Arial" w:hAnsi="Arial"/>
          <w:color w:themeColor="text1" w:val="000000"/>
          <w:sz w:val="22"/>
          <w:szCs w:val="22"/>
          <w:vertAlign w:val="subscript"/>
          <w:lang w:val="en-US"/>
        </w:rPr>
        <w:t>4</w:t>
      </w:r>
      <w:r>
        <w:rPr>
          <w:rFonts w:cs="Arial" w:ascii="Arial" w:hAnsi="Arial"/>
          <w:color w:themeColor="text1" w:val="000000"/>
          <w:sz w:val="22"/>
          <w:szCs w:val="22"/>
          <w:lang w:val="en-US"/>
        </w:rPr>
        <w:t xml:space="preserve"> for 6 h. Afterwards, autophagy was induced by the addition of rapamycin. The number of cells with END condensates was quantified (n = 3 biological replicates). For each condition and replicate at least 250 cells were analyzed. The values of each replicate (circle) and the mean (bars) were plotted. Statistical analysis was performed using a two-tailed unpaired </w:t>
      </w:r>
      <w:r>
        <w:rPr>
          <w:rFonts w:cs="Arial" w:ascii="Arial" w:hAnsi="Arial"/>
          <w:i/>
          <w:iCs/>
          <w:color w:themeColor="text1" w:val="000000"/>
          <w:sz w:val="22"/>
          <w:szCs w:val="22"/>
          <w:lang w:val="en-US"/>
        </w:rPr>
        <w:t>t</w:t>
      </w:r>
      <w:r>
        <w:rPr>
          <w:rFonts w:cs="Arial" w:ascii="Arial" w:hAnsi="Arial"/>
          <w:color w:themeColor="text1" w:val="000000"/>
          <w:sz w:val="22"/>
          <w:szCs w:val="22"/>
          <w:lang w:val="en-US"/>
        </w:rPr>
        <w:t xml:space="preserve">-test. Significance is indicated with asterisks: ***p &lt; 0.001, **p &lt; 0.01, *p &lt; 0.05, n.s. (not significant) p &gt; 0.05. </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t xml:space="preserve">C) The -3xGBP and the +3xGBP strains were grown to mid-log phase as described in Figure B). Ede1 assemblies were photobleached, and recovery of the signal was followed over time (1 frame/0.518 sec). Quantification shows the recovery of the GFP signal from a total of 30 ENDs for each strain from three independent replicates as mean </w:t>
      </w:r>
      <w:r>
        <w:rPr>
          <w:rFonts w:eastAsia="Symbol" w:cs="Symbol" w:ascii="Symbol" w:hAnsi="Symbol"/>
          <w:color w:themeColor="text1" w:val="000000"/>
          <w:sz w:val="22"/>
          <w:szCs w:val="22"/>
          <w:lang w:val="en-US"/>
        </w:rPr>
        <w:sym w:font="Symbol" w:char="f0b1"/>
      </w:r>
      <w:r>
        <w:rPr>
          <w:rFonts w:cs="Arial" w:ascii="Arial" w:hAnsi="Arial"/>
          <w:color w:themeColor="text1" w:val="000000"/>
          <w:sz w:val="22"/>
          <w:szCs w:val="22"/>
          <w:lang w:val="en-US"/>
        </w:rPr>
        <w:t xml:space="preserve"> SEM. </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t>D) Both the -3xGBP and the +3xGBP strain co-expressing mCherry-Atg8 were grown to mid-log phase in the presence of 1 mM CuSO</w:t>
      </w:r>
      <w:r>
        <w:rPr>
          <w:rFonts w:cs="Arial" w:ascii="Arial" w:hAnsi="Arial"/>
          <w:color w:themeColor="text1" w:val="000000"/>
          <w:sz w:val="22"/>
          <w:szCs w:val="22"/>
          <w:vertAlign w:val="subscript"/>
          <w:lang w:val="en-US"/>
        </w:rPr>
        <w:t>4</w:t>
      </w:r>
      <w:r>
        <w:rPr>
          <w:rFonts w:cs="Arial" w:ascii="Arial" w:hAnsi="Arial"/>
          <w:color w:themeColor="text1" w:val="000000"/>
          <w:sz w:val="22"/>
          <w:szCs w:val="22"/>
          <w:lang w:val="en-US"/>
        </w:rPr>
        <w:t xml:space="preserve"> addition. The percentage of 2xGFP-Ede1/mCherry-Atg8-positive structures was quantified for three independent biological replicates. For each condition and replicate at least 100 END structures were analyzed. The values of each replicate (circle) and the mean (bars) were plotted. Statistical analysis was performed using a two-tailed unpaired </w:t>
      </w:r>
      <w:r>
        <w:rPr>
          <w:rFonts w:cs="Arial" w:ascii="Arial" w:hAnsi="Arial"/>
          <w:i/>
          <w:iCs/>
          <w:color w:themeColor="text1" w:val="000000"/>
          <w:sz w:val="22"/>
          <w:szCs w:val="22"/>
          <w:lang w:val="en-US"/>
        </w:rPr>
        <w:t>t</w:t>
      </w:r>
      <w:r>
        <w:rPr>
          <w:rFonts w:cs="Arial" w:ascii="Arial" w:hAnsi="Arial"/>
          <w:color w:themeColor="text1" w:val="000000"/>
          <w:sz w:val="22"/>
          <w:szCs w:val="22"/>
          <w:lang w:val="en-US"/>
        </w:rPr>
        <w:t xml:space="preserve">-test. Significance is indicated with asterisks: ***p &lt; 0.001, **p &lt; 0.01, *p &lt; 0.05, n.s. (not significant) p &gt; 0.05. </w:t>
      </w:r>
    </w:p>
    <w:p>
      <w:pPr>
        <w:pStyle w:val="Normal"/>
        <w:spacing w:lineRule="auto" w:line="360"/>
        <w:jc w:val="both"/>
        <w:rPr>
          <w:rFonts w:ascii="Arial" w:hAnsi="Arial" w:cs="Arial"/>
          <w:color w:themeColor="accent2" w:val="ED7D31"/>
          <w:sz w:val="22"/>
          <w:szCs w:val="22"/>
          <w:lang w:val="en-US"/>
        </w:rPr>
      </w:pPr>
      <w:r>
        <w:rPr>
          <w:rFonts w:cs="Arial" w:ascii="Arial" w:hAnsi="Arial"/>
          <w:color w:themeColor="text1" w:val="000000"/>
          <w:sz w:val="22"/>
          <w:szCs w:val="22"/>
          <w:lang w:val="en-US"/>
        </w:rPr>
        <w:t xml:space="preserve">E) </w:t>
      </w:r>
      <w:r>
        <w:rPr>
          <w:rFonts w:cs="Arial" w:ascii="Arial" w:hAnsi="Arial"/>
          <w:sz w:val="22"/>
          <w:szCs w:val="22"/>
          <w:lang w:val="en-US"/>
        </w:rPr>
        <w:t>GST-BFP or GST-BFP-Ape1</w:t>
      </w:r>
      <w:r>
        <w:rPr>
          <w:rFonts w:cs="Arial" w:ascii="Arial" w:hAnsi="Arial"/>
          <w:sz w:val="22"/>
          <w:szCs w:val="22"/>
          <w:vertAlign w:val="superscript"/>
          <w:lang w:val="en-US"/>
        </w:rPr>
        <w:t>1-45</w:t>
      </w:r>
      <w:r>
        <w:rPr>
          <w:rFonts w:cs="Arial" w:ascii="Arial" w:hAnsi="Arial"/>
          <w:sz w:val="22"/>
          <w:szCs w:val="22"/>
          <w:lang w:val="en-US"/>
        </w:rPr>
        <w:t xml:space="preserve"> was expressed in </w:t>
      </w:r>
      <w:r>
        <w:rPr>
          <w:rFonts w:cs="Arial" w:ascii="Arial" w:hAnsi="Arial"/>
          <w:i/>
          <w:iCs/>
          <w:sz w:val="22"/>
          <w:szCs w:val="22"/>
          <w:lang w:val="en-US"/>
        </w:rPr>
        <w:t>E. coli</w:t>
      </w:r>
      <w:r>
        <w:rPr>
          <w:rFonts w:cs="Arial" w:ascii="Arial" w:hAnsi="Arial"/>
          <w:sz w:val="22"/>
          <w:szCs w:val="22"/>
          <w:lang w:val="en-US"/>
        </w:rPr>
        <w:t xml:space="preserve"> and bound to Glutathione Sepharose (GSH) beads. Protein-bound beads were incubated with </w:t>
      </w:r>
      <w:r>
        <w:rPr>
          <w:rFonts w:cs="Arial" w:ascii="Arial" w:hAnsi="Arial"/>
          <w:i/>
          <w:iCs/>
          <w:sz w:val="22"/>
          <w:szCs w:val="22"/>
          <w:lang w:val="en-US"/>
        </w:rPr>
        <w:t>E. coli</w:t>
      </w:r>
      <w:r>
        <w:rPr>
          <w:rFonts w:cs="Arial" w:ascii="Arial" w:hAnsi="Arial"/>
          <w:sz w:val="22"/>
          <w:szCs w:val="22"/>
          <w:lang w:val="en-US"/>
        </w:rPr>
        <w:t xml:space="preserve"> cell lysates containing overexpressed mCherry-Atg19, and bound mCherry-Atg19 was analyzed before and after washing by fluorescence microscopy. Representative microscopy images from one out of three independent experiments are shown. Scale bar: 20 µm. Quantification is shown in Figure S1D. </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t>F)</w:t>
      </w:r>
      <w:r>
        <w:rPr>
          <w:rFonts w:cs="Arial" w:ascii="Arial" w:hAnsi="Arial"/>
          <w:color w:themeColor="accent2" w:val="ED7D31"/>
          <w:sz w:val="22"/>
          <w:szCs w:val="22"/>
          <w:lang w:val="en-US"/>
        </w:rPr>
        <w:t xml:space="preserve"> </w:t>
      </w:r>
      <w:r>
        <w:rPr>
          <w:rFonts w:cs="Arial" w:ascii="Arial" w:hAnsi="Arial"/>
          <w:color w:themeColor="text1" w:val="000000"/>
          <w:sz w:val="22"/>
          <w:szCs w:val="22"/>
          <w:lang w:val="en-US"/>
        </w:rPr>
        <w:t xml:space="preserve">(Left) Schematic of the experimental set-up. (Right) Wild type cells expressing GFP-Ape1 or </w:t>
      </w:r>
      <w:r>
        <w:rPr>
          <w:rFonts w:cs="Arial" w:ascii="Arial" w:hAnsi="Arial"/>
          <w:i/>
          <w:iCs/>
          <w:color w:themeColor="text1" w:val="000000"/>
          <w:sz w:val="22"/>
          <w:szCs w:val="22"/>
          <w:lang w:val="en-US"/>
        </w:rPr>
        <w:t>atg19∆</w:t>
      </w:r>
      <w:r>
        <w:rPr>
          <w:rFonts w:cs="Arial" w:ascii="Arial" w:hAnsi="Arial"/>
          <w:color w:themeColor="text1" w:val="000000"/>
          <w:sz w:val="22"/>
          <w:szCs w:val="22"/>
          <w:lang w:val="en-US"/>
        </w:rPr>
        <w:t xml:space="preserve"> cells expressing GFP-Ape1 and Atg19, an empty control vector (-), or Atg19-GBP were grown to mid-log phase. Cell extracts were separated by gel electrophoresis and western blots were probed with anti-GFP. </w:t>
      </w:r>
    </w:p>
    <w:p>
      <w:pPr>
        <w:pStyle w:val="Normal"/>
        <w:rPr>
          <w:rFonts w:ascii="Arial" w:hAnsi="Arial" w:cs="Arial"/>
          <w:color w:themeColor="text1" w:val="000000"/>
          <w:sz w:val="22"/>
          <w:szCs w:val="22"/>
          <w:lang w:val="en-US"/>
        </w:rPr>
      </w:pPr>
      <w:r>
        <w:rPr>
          <w:rFonts w:cs="Arial" w:ascii="Arial" w:hAnsi="Arial"/>
          <w:color w:themeColor="text1" w:val="000000"/>
          <w:sz w:val="22"/>
          <w:szCs w:val="22"/>
          <w:lang w:val="en-US"/>
        </w:rPr>
      </w:r>
      <w:r>
        <w:br w:type="page"/>
      </w:r>
    </w:p>
    <w:p>
      <w:pPr>
        <w:pStyle w:val="Normal"/>
        <w:spacing w:lineRule="auto" w:line="360" w:before="0" w:after="0"/>
        <w:jc w:val="both"/>
        <w:rPr>
          <w:rFonts w:ascii="Arial" w:hAnsi="Arial" w:cs="Arial"/>
          <w:color w:themeColor="text1" w:val="000000"/>
          <w:sz w:val="22"/>
          <w:szCs w:val="22"/>
          <w:lang w:val="en-US"/>
        </w:rPr>
      </w:pPr>
      <w:r>
        <w:rPr/>
        <w:drawing>
          <wp:inline distT="0" distB="0" distL="0" distR="0">
            <wp:extent cx="5731510" cy="8249285"/>
            <wp:effectExtent l="0" t="0" r="0" b="0"/>
            <wp:docPr id="2"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1" descr=""/>
                    <pic:cNvPicPr>
                      <a:picLocks noChangeAspect="1" noChangeArrowheads="1"/>
                    </pic:cNvPicPr>
                  </pic:nvPicPr>
                  <pic:blipFill>
                    <a:blip r:embed="rId4"/>
                    <a:stretch>
                      <a:fillRect/>
                    </a:stretch>
                  </pic:blipFill>
                  <pic:spPr bwMode="auto">
                    <a:xfrm>
                      <a:off x="0" y="0"/>
                      <a:ext cx="5731510" cy="8249285"/>
                    </a:xfrm>
                    <a:prstGeom prst="rect">
                      <a:avLst/>
                    </a:prstGeom>
                  </pic:spPr>
                </pic:pic>
              </a:graphicData>
            </a:graphic>
          </wp:inline>
        </w:drawing>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r>
    </w:p>
    <w:p>
      <w:pPr>
        <w:pStyle w:val="Normal"/>
        <w:spacing w:lineRule="auto" w:line="360"/>
        <w:jc w:val="both"/>
        <w:rPr>
          <w:rFonts w:ascii="Arial" w:hAnsi="Arial" w:cs="Arial"/>
          <w:b/>
          <w:bCs/>
          <w:color w:themeColor="text1" w:val="000000"/>
          <w:sz w:val="22"/>
          <w:szCs w:val="22"/>
          <w:lang w:val="en-US"/>
        </w:rPr>
      </w:pPr>
      <w:r>
        <w:rPr>
          <w:rFonts w:cs="Arial" w:ascii="Arial" w:hAnsi="Arial"/>
          <w:b/>
          <w:bCs/>
          <w:color w:themeColor="text1" w:val="000000"/>
          <w:sz w:val="22"/>
          <w:szCs w:val="22"/>
          <w:lang w:val="en-US"/>
        </w:rPr>
        <w:t>Figure 2: Receptor mobility enables the formation of initiation hubs</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t xml:space="preserve">A) i) </w:t>
      </w:r>
      <w:r>
        <w:rPr>
          <w:rFonts w:cs="Arial" w:ascii="Arial" w:hAnsi="Arial"/>
          <w:i/>
          <w:iCs/>
          <w:color w:themeColor="text1" w:val="000000"/>
          <w:sz w:val="22"/>
          <w:szCs w:val="22"/>
          <w:lang w:val="en-US"/>
        </w:rPr>
        <w:t xml:space="preserve">atg19∆ </w:t>
      </w:r>
      <w:r>
        <w:rPr>
          <w:rFonts w:cs="Arial" w:ascii="Arial" w:hAnsi="Arial"/>
          <w:color w:themeColor="text1" w:val="000000"/>
          <w:sz w:val="22"/>
          <w:szCs w:val="22"/>
          <w:lang w:val="en-US"/>
        </w:rPr>
        <w:t>cells expressing 2xGFP-Ede1 and mScarlet-Atg11 were grown to mid-log phase. ii) GFP-Atg11 cells expressing endogenous BFP-Ape1 and copper-inducible untagged Ape1 were grown to mid-log phase in the presence of 50 µM CuSO</w:t>
      </w:r>
      <w:r>
        <w:rPr>
          <w:rFonts w:cs="Arial" w:ascii="Arial" w:hAnsi="Arial"/>
          <w:color w:themeColor="text1" w:val="000000"/>
          <w:sz w:val="22"/>
          <w:szCs w:val="22"/>
          <w:vertAlign w:val="subscript"/>
          <w:lang w:val="en-US"/>
        </w:rPr>
        <w:t>4</w:t>
      </w:r>
      <w:r>
        <w:rPr>
          <w:rFonts w:cs="Arial" w:ascii="Arial" w:hAnsi="Arial"/>
          <w:color w:themeColor="text1" w:val="000000"/>
          <w:sz w:val="22"/>
          <w:szCs w:val="22"/>
          <w:lang w:val="en-US"/>
        </w:rPr>
        <w:t xml:space="preserve">. iii) </w:t>
      </w:r>
      <w:r>
        <w:rPr>
          <w:rFonts w:cs="Arial" w:ascii="Arial" w:hAnsi="Arial"/>
          <w:i/>
          <w:iCs/>
          <w:color w:themeColor="text1" w:val="000000"/>
          <w:sz w:val="22"/>
          <w:szCs w:val="22"/>
          <w:lang w:val="en-US"/>
        </w:rPr>
        <w:t>atg19∆</w:t>
      </w:r>
      <w:r>
        <w:rPr>
          <w:rFonts w:cs="Arial" w:ascii="Arial" w:hAnsi="Arial"/>
          <w:color w:themeColor="text1" w:val="000000"/>
          <w:sz w:val="22"/>
          <w:szCs w:val="22"/>
          <w:lang w:val="en-US"/>
        </w:rPr>
        <w:t xml:space="preserve"> cells expressing GFP-Atg11 were grown to mid-log phase. The mitochondrial network was stained with MitoTracker Red. Mitophagy was induced by nitrogen starvation. Representative fluorescence microscopy images of one out of three independent experiments are shown. Dashed lines indicate the contour of individual cells. Scale bar: 2 µm.</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t>B) Nup170-GFP, Vph1-GFP</w:t>
      </w:r>
      <w:r>
        <w:rPr>
          <w:rFonts w:cs="Arial" w:ascii="Arial" w:hAnsi="Arial"/>
          <w:i/>
          <w:iCs/>
          <w:color w:themeColor="text1" w:val="000000"/>
          <w:sz w:val="22"/>
          <w:szCs w:val="22"/>
          <w:lang w:val="en-US"/>
        </w:rPr>
        <w:t xml:space="preserve"> vac8∆ atg19∆</w:t>
      </w:r>
      <w:r>
        <w:rPr>
          <w:rFonts w:cs="Arial" w:ascii="Arial" w:hAnsi="Arial"/>
          <w:color w:themeColor="text1" w:val="000000"/>
          <w:sz w:val="22"/>
          <w:szCs w:val="22"/>
          <w:lang w:val="en-US"/>
        </w:rPr>
        <w:t xml:space="preserve">, and GFP-Atg11 cells (as above) were grown to mid-log phase. (Top) Representative fluorescence microscopy images from one out of three independent experiments are shown. Dashed lines indicate the contour of individual cells. Scale bar: 2 µm. (Bottom) The degree of GFP clustering was quantified in three independent biological replicates </w:t>
      </w:r>
      <w:r>
        <w:rPr>
          <w:rFonts w:cs="Arial" w:ascii="Arial" w:hAnsi="Arial"/>
          <w:color w:themeColor="text1" w:val="000000"/>
          <w:sz w:val="22"/>
          <w:szCs w:val="22"/>
          <w:shd w:fill="FFFFFF" w:val="clear"/>
          <w:lang w:val="en-US"/>
        </w:rPr>
        <w:t>as the coefficient of variance (SD/mean GFP intensity) and displayed in a box and whisker plot</w:t>
      </w:r>
      <w:r>
        <w:rPr>
          <w:rFonts w:cs="Arial" w:ascii="Arial" w:hAnsi="Arial"/>
          <w:color w:themeColor="text1" w:val="000000"/>
          <w:sz w:val="22"/>
          <w:szCs w:val="22"/>
          <w:lang w:val="en-US"/>
        </w:rPr>
        <w:t>. For each condition and replicate at least 50 structures were analyzed. The median degree of clustering (horizontal line) and the mean values of each biological replicate (circles) are indicated. Boxes represent the 25</w:t>
      </w:r>
      <w:r>
        <w:rPr>
          <w:rFonts w:cs="Arial" w:ascii="Arial" w:hAnsi="Arial"/>
          <w:color w:themeColor="text1" w:val="000000"/>
          <w:sz w:val="22"/>
          <w:szCs w:val="22"/>
          <w:vertAlign w:val="superscript"/>
          <w:lang w:val="en-US"/>
        </w:rPr>
        <w:t>th</w:t>
      </w:r>
      <w:r>
        <w:rPr>
          <w:rFonts w:cs="Arial" w:ascii="Arial" w:hAnsi="Arial"/>
          <w:color w:themeColor="text1" w:val="000000"/>
          <w:sz w:val="22"/>
          <w:szCs w:val="22"/>
          <w:lang w:val="en-US"/>
        </w:rPr>
        <w:t xml:space="preserve"> to 75</w:t>
      </w:r>
      <w:r>
        <w:rPr>
          <w:rFonts w:cs="Arial" w:ascii="Arial" w:hAnsi="Arial"/>
          <w:color w:themeColor="text1" w:val="000000"/>
          <w:sz w:val="22"/>
          <w:szCs w:val="22"/>
          <w:vertAlign w:val="superscript"/>
          <w:lang w:val="en-US"/>
        </w:rPr>
        <w:t>th</w:t>
      </w:r>
      <w:r>
        <w:rPr>
          <w:rFonts w:cs="Arial" w:ascii="Arial" w:hAnsi="Arial"/>
          <w:color w:themeColor="text1" w:val="000000"/>
          <w:sz w:val="22"/>
          <w:szCs w:val="22"/>
          <w:lang w:val="en-US"/>
        </w:rPr>
        <w:t xml:space="preserve"> percentiles, and whiskers expand to the 5</w:t>
      </w:r>
      <w:r>
        <w:rPr>
          <w:rFonts w:cs="Arial" w:ascii="Arial" w:hAnsi="Arial"/>
          <w:color w:themeColor="text1" w:val="000000"/>
          <w:sz w:val="22"/>
          <w:szCs w:val="22"/>
          <w:vertAlign w:val="superscript"/>
          <w:lang w:val="en-US"/>
        </w:rPr>
        <w:t>th</w:t>
      </w:r>
      <w:r>
        <w:rPr>
          <w:rFonts w:cs="Arial" w:ascii="Arial" w:hAnsi="Arial"/>
          <w:color w:themeColor="text1" w:val="000000"/>
          <w:sz w:val="22"/>
          <w:szCs w:val="22"/>
          <w:lang w:val="en-US"/>
        </w:rPr>
        <w:t xml:space="preserve"> and 95</w:t>
      </w:r>
      <w:r>
        <w:rPr>
          <w:rFonts w:cs="Arial" w:ascii="Arial" w:hAnsi="Arial"/>
          <w:color w:themeColor="text1" w:val="000000"/>
          <w:sz w:val="22"/>
          <w:szCs w:val="22"/>
          <w:vertAlign w:val="superscript"/>
          <w:lang w:val="en-US"/>
        </w:rPr>
        <w:t>th</w:t>
      </w:r>
      <w:r>
        <w:rPr>
          <w:rFonts w:cs="Arial" w:ascii="Arial" w:hAnsi="Arial"/>
          <w:color w:themeColor="text1" w:val="000000"/>
          <w:sz w:val="22"/>
          <w:szCs w:val="22"/>
          <w:lang w:val="en-US"/>
        </w:rPr>
        <w:t xml:space="preserve"> percentiles. Outliers are shown as black dots. Statistical analysis was performed using </w:t>
      </w:r>
      <w:r>
        <w:rPr>
          <w:rFonts w:cs="Arial" w:ascii="Arial" w:hAnsi="Arial"/>
          <w:color w:themeColor="text1" w:val="000000"/>
          <w:sz w:val="22"/>
          <w:szCs w:val="22"/>
          <w:shd w:fill="FFFFFF" w:val="clear"/>
          <w:lang w:val="en-US"/>
        </w:rPr>
        <w:t>one-way ANOVA followed by a Dunnett post-hoc test</w:t>
      </w:r>
      <w:r>
        <w:rPr>
          <w:rFonts w:cs="Arial" w:ascii="Arial" w:hAnsi="Arial"/>
          <w:color w:themeColor="text1" w:val="000000"/>
          <w:sz w:val="22"/>
          <w:szCs w:val="22"/>
          <w:lang w:val="en-US"/>
        </w:rPr>
        <w:t xml:space="preserve">. Significance is indicated with asterisks: ***p &lt; 0.001, **p &lt; 0.01, *p &lt; 0.05, n.s. (not significant) p &gt; 0.05. a.u. = arbitrary units. </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t xml:space="preserve">C) Atg9-3xGFP </w:t>
      </w:r>
      <w:r>
        <w:rPr>
          <w:rFonts w:cs="Arial" w:ascii="Arial" w:hAnsi="Arial"/>
          <w:i/>
          <w:iCs/>
          <w:color w:themeColor="text1" w:val="000000"/>
          <w:sz w:val="22"/>
          <w:szCs w:val="22"/>
          <w:lang w:val="en-US"/>
        </w:rPr>
        <w:t>atg11∆</w:t>
      </w:r>
      <w:r>
        <w:rPr>
          <w:rFonts w:cs="Arial" w:ascii="Arial" w:hAnsi="Arial"/>
          <w:color w:themeColor="text1" w:val="000000"/>
          <w:sz w:val="22"/>
          <w:szCs w:val="22"/>
          <w:lang w:val="en-US"/>
        </w:rPr>
        <w:t xml:space="preserve"> or Atg1-3xGFP cells expressing mScarlet-Atg11 and endogenous BFP-Ape1 and copper-inducible untagged Ape1 were grown to mid-log phase in the presence of 50 µM CuSO</w:t>
      </w:r>
      <w:r>
        <w:rPr>
          <w:rFonts w:cs="Arial" w:ascii="Arial" w:hAnsi="Arial"/>
          <w:color w:themeColor="text1" w:val="000000"/>
          <w:sz w:val="22"/>
          <w:szCs w:val="22"/>
          <w:vertAlign w:val="subscript"/>
          <w:lang w:val="en-US"/>
        </w:rPr>
        <w:t>4</w:t>
      </w:r>
      <w:r>
        <w:rPr>
          <w:rFonts w:cs="Arial" w:ascii="Arial" w:hAnsi="Arial"/>
          <w:color w:themeColor="text1" w:val="000000"/>
          <w:sz w:val="22"/>
          <w:szCs w:val="22"/>
          <w:lang w:val="en-US"/>
        </w:rPr>
        <w:t>. Representative fluorescence microscopy images of one out of three independent experiments are shown. Dashed lines indicate the contour of individual cells. Scale bar: 2 µm.</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t>D) Cells expressing Ede1-BFP, mScarlet-Atg11, and either Atg1-mNeon or Atg9-mNeon were grown to mid-log phase. Representative fluorescence microscopy images of one out of three independent experiments are shown. Dashed lines indicate the contour of individual cells. Scale bar: 2 µm.</w:t>
      </w:r>
    </w:p>
    <w:p>
      <w:pPr>
        <w:pStyle w:val="Normal"/>
        <w:spacing w:lineRule="auto" w:line="360"/>
        <w:jc w:val="both"/>
        <w:rPr>
          <w:rFonts w:ascii="Arial" w:hAnsi="Arial" w:cs="Arial"/>
          <w:color w:themeColor="accent2" w:val="ED7D31"/>
          <w:sz w:val="22"/>
          <w:szCs w:val="22"/>
          <w:lang w:val="en-US"/>
        </w:rPr>
      </w:pPr>
      <w:r>
        <w:rPr>
          <w:rFonts w:cs="Arial" w:ascii="Arial" w:hAnsi="Arial"/>
          <w:color w:themeColor="text1" w:val="000000"/>
          <w:sz w:val="22"/>
          <w:szCs w:val="22"/>
          <w:lang w:val="en-US"/>
        </w:rPr>
        <w:t xml:space="preserve">E) mScarlet-Atg11 </w:t>
      </w:r>
      <w:r>
        <w:rPr>
          <w:rFonts w:cs="Arial" w:ascii="Arial" w:hAnsi="Arial"/>
          <w:i/>
          <w:iCs/>
          <w:color w:themeColor="text1" w:val="000000"/>
          <w:sz w:val="22"/>
          <w:szCs w:val="22"/>
          <w:lang w:val="en-US"/>
        </w:rPr>
        <w:t>atg19∆</w:t>
      </w:r>
      <w:r>
        <w:rPr>
          <w:rFonts w:cs="Arial" w:ascii="Arial" w:hAnsi="Arial"/>
          <w:color w:themeColor="text1" w:val="000000"/>
          <w:sz w:val="22"/>
          <w:szCs w:val="22"/>
          <w:lang w:val="en-US"/>
        </w:rPr>
        <w:t xml:space="preserve"> cells co-expressing either Atg19 or Atg19-GBP and endogenous GFP-Ape1 and copper-inducible untagged Ape1 were grown to mid-log phase in the presence of 50 µM CuSO</w:t>
      </w:r>
      <w:r>
        <w:rPr>
          <w:rFonts w:cs="Arial" w:ascii="Arial" w:hAnsi="Arial"/>
          <w:color w:themeColor="text1" w:val="000000"/>
          <w:sz w:val="22"/>
          <w:szCs w:val="22"/>
          <w:vertAlign w:val="subscript"/>
          <w:lang w:val="en-US"/>
        </w:rPr>
        <w:t>4</w:t>
      </w:r>
      <w:r>
        <w:rPr>
          <w:rFonts w:cs="Arial" w:ascii="Arial" w:hAnsi="Arial"/>
          <w:color w:themeColor="text1" w:val="000000"/>
          <w:sz w:val="22"/>
          <w:szCs w:val="22"/>
          <w:lang w:val="en-US"/>
        </w:rPr>
        <w:t>.</w:t>
      </w:r>
      <w:r>
        <w:rPr>
          <w:rFonts w:cs="Arial" w:ascii="Arial" w:hAnsi="Arial"/>
          <w:color w:themeColor="accent2" w:val="ED7D31"/>
          <w:sz w:val="22"/>
          <w:szCs w:val="22"/>
          <w:lang w:val="en-US"/>
        </w:rPr>
        <w:t xml:space="preserve"> </w:t>
      </w:r>
      <w:r>
        <w:rPr>
          <w:rFonts w:cs="Arial" w:ascii="Arial" w:hAnsi="Arial"/>
          <w:color w:themeColor="text1" w:val="000000"/>
          <w:sz w:val="22"/>
          <w:szCs w:val="22"/>
          <w:lang w:val="en-US"/>
        </w:rPr>
        <w:t xml:space="preserve">Representative fluorescence microscopy images of one out of three independent experiments are shown. Dashed lines indicate the contour of individual cells. Scale bar: 2 µm. The degree of Atg11 clustering represented </w:t>
      </w:r>
      <w:r>
        <w:rPr>
          <w:rFonts w:cs="Arial" w:ascii="Arial" w:hAnsi="Arial"/>
          <w:color w:themeColor="text1" w:val="000000"/>
          <w:sz w:val="22"/>
          <w:szCs w:val="22"/>
          <w:shd w:fill="FFFFFF" w:val="clear"/>
          <w:lang w:val="en-US"/>
        </w:rPr>
        <w:t>as the coefficient of variance (SD/mean mScarlet intensity)</w:t>
      </w:r>
      <w:r>
        <w:rPr>
          <w:rFonts w:cs="Arial" w:ascii="Arial" w:hAnsi="Arial"/>
          <w:color w:themeColor="text1" w:val="000000"/>
          <w:sz w:val="22"/>
          <w:szCs w:val="22"/>
          <w:lang w:val="en-US"/>
        </w:rPr>
        <w:t xml:space="preserve"> was analyzed in three independent biological replicates. For each condition and replicate at least 50 GFP-Ape1 positive particles were analyzed. Dark horizontal lines represent the median degree of Atg11 clustering; the box represents the 25</w:t>
      </w:r>
      <w:r>
        <w:rPr>
          <w:rFonts w:cs="Arial" w:ascii="Arial" w:hAnsi="Arial"/>
          <w:color w:themeColor="text1" w:val="000000"/>
          <w:sz w:val="22"/>
          <w:szCs w:val="22"/>
          <w:vertAlign w:val="superscript"/>
          <w:lang w:val="en-US"/>
        </w:rPr>
        <w:t>th</w:t>
      </w:r>
      <w:r>
        <w:rPr>
          <w:rFonts w:cs="Arial" w:ascii="Arial" w:hAnsi="Arial"/>
          <w:color w:themeColor="text1" w:val="000000"/>
          <w:sz w:val="22"/>
          <w:szCs w:val="22"/>
          <w:lang w:val="en-US"/>
        </w:rPr>
        <w:t xml:space="preserve"> to 75</w:t>
      </w:r>
      <w:r>
        <w:rPr>
          <w:rFonts w:cs="Arial" w:ascii="Arial" w:hAnsi="Arial"/>
          <w:color w:themeColor="text1" w:val="000000"/>
          <w:sz w:val="22"/>
          <w:szCs w:val="22"/>
          <w:vertAlign w:val="superscript"/>
          <w:lang w:val="en-US"/>
        </w:rPr>
        <w:t>th</w:t>
      </w:r>
      <w:r>
        <w:rPr>
          <w:rFonts w:cs="Arial" w:ascii="Arial" w:hAnsi="Arial"/>
          <w:color w:themeColor="text1" w:val="000000"/>
          <w:sz w:val="22"/>
          <w:szCs w:val="22"/>
          <w:lang w:val="en-US"/>
        </w:rPr>
        <w:t xml:space="preserve"> percentiles; whiskers expand to the 5</w:t>
      </w:r>
      <w:r>
        <w:rPr>
          <w:rFonts w:cs="Arial" w:ascii="Arial" w:hAnsi="Arial"/>
          <w:color w:themeColor="text1" w:val="000000"/>
          <w:sz w:val="22"/>
          <w:szCs w:val="22"/>
          <w:vertAlign w:val="superscript"/>
          <w:lang w:val="en-US"/>
        </w:rPr>
        <w:t>th</w:t>
      </w:r>
      <w:r>
        <w:rPr>
          <w:rFonts w:cs="Arial" w:ascii="Arial" w:hAnsi="Arial"/>
          <w:color w:themeColor="text1" w:val="000000"/>
          <w:sz w:val="22"/>
          <w:szCs w:val="22"/>
          <w:lang w:val="en-US"/>
        </w:rPr>
        <w:t xml:space="preserve"> and 95</w:t>
      </w:r>
      <w:r>
        <w:rPr>
          <w:rFonts w:cs="Arial" w:ascii="Arial" w:hAnsi="Arial"/>
          <w:color w:themeColor="text1" w:val="000000"/>
          <w:sz w:val="22"/>
          <w:szCs w:val="22"/>
          <w:vertAlign w:val="superscript"/>
          <w:lang w:val="en-US"/>
        </w:rPr>
        <w:t>th</w:t>
      </w:r>
      <w:r>
        <w:rPr>
          <w:rFonts w:cs="Arial" w:ascii="Arial" w:hAnsi="Arial"/>
          <w:color w:themeColor="text1" w:val="000000"/>
          <w:sz w:val="22"/>
          <w:szCs w:val="22"/>
          <w:lang w:val="en-US"/>
        </w:rPr>
        <w:t xml:space="preserve"> percentiles. Grey</w:t>
      </w:r>
      <w:r>
        <w:rPr>
          <w:rFonts w:cs="Arial" w:ascii="Arial" w:hAnsi="Arial"/>
          <w:sz w:val="22"/>
          <w:szCs w:val="22"/>
          <w:lang w:val="en-US"/>
        </w:rPr>
        <w:t xml:space="preserve"> dots indicate the mean value of each biological replicate. Outliers are shown as black circles. Statistical analysis using </w:t>
      </w:r>
      <w:r>
        <w:rPr>
          <w:rFonts w:cs="Arial" w:ascii="Arial" w:hAnsi="Arial"/>
          <w:color w:val="1A1A1A"/>
          <w:sz w:val="22"/>
          <w:szCs w:val="22"/>
          <w:shd w:fill="FFFFFF" w:val="clear"/>
          <w:lang w:val="en-US"/>
        </w:rPr>
        <w:t xml:space="preserve">two-tailed unpaired </w:t>
      </w:r>
      <w:r>
        <w:rPr>
          <w:rFonts w:cs="Arial" w:ascii="Arial" w:hAnsi="Arial"/>
          <w:i/>
          <w:iCs/>
          <w:color w:val="1A1A1A"/>
          <w:sz w:val="22"/>
          <w:szCs w:val="22"/>
          <w:shd w:fill="FFFFFF" w:val="clear"/>
          <w:lang w:val="en-US"/>
        </w:rPr>
        <w:t>t</w:t>
      </w:r>
      <w:r>
        <w:rPr>
          <w:rFonts w:cs="Arial" w:ascii="Arial" w:hAnsi="Arial"/>
          <w:color w:val="1A1A1A"/>
          <w:sz w:val="22"/>
          <w:szCs w:val="22"/>
          <w:shd w:fill="FFFFFF" w:val="clear"/>
          <w:lang w:val="en-US"/>
        </w:rPr>
        <w:t>-test</w:t>
      </w:r>
      <w:r>
        <w:rPr>
          <w:rFonts w:cs="Arial" w:ascii="Arial" w:hAnsi="Arial"/>
          <w:sz w:val="22"/>
          <w:szCs w:val="22"/>
          <w:lang w:val="en-US"/>
        </w:rPr>
        <w:t xml:space="preserve">. Significance is indicated with asterisks: ***p &lt; 0.001, **p &lt; 0.01, *p &lt; 0.05, n.s. (not significant) p &gt; 0.05. a.u. = arbitrary units. </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t xml:space="preserve">F) </w:t>
      </w:r>
      <w:r>
        <w:rPr>
          <w:rFonts w:cs="Arial" w:ascii="Arial" w:hAnsi="Arial"/>
          <w:i/>
          <w:iCs/>
          <w:color w:themeColor="text1" w:val="000000"/>
          <w:sz w:val="22"/>
          <w:szCs w:val="22"/>
          <w:lang w:val="en-US"/>
        </w:rPr>
        <w:t>atg19∆</w:t>
      </w:r>
      <w:r>
        <w:rPr>
          <w:rFonts w:cs="Arial" w:ascii="Arial" w:hAnsi="Arial"/>
          <w:color w:themeColor="text1" w:val="000000"/>
          <w:sz w:val="22"/>
          <w:szCs w:val="22"/>
          <w:lang w:val="en-US"/>
        </w:rPr>
        <w:t xml:space="preserve"> cells expressing mScarlet-Atg11 and 2xGFP-Ede1 without (-3xGBP) or with (+3xGBP) BFP-3xGBP under the control of a copper-inducible were grown to mid-log phase. The number of cells showing mScarlet-Atg11 clustering around ENDs was quantified and normalized to the 2xGFP-Ede1 </w:t>
      </w:r>
      <w:r>
        <w:rPr>
          <w:rFonts w:cs="Arial" w:ascii="Arial" w:hAnsi="Arial"/>
          <w:i/>
          <w:iCs/>
          <w:color w:themeColor="text1" w:val="000000"/>
          <w:sz w:val="22"/>
          <w:szCs w:val="22"/>
          <w:lang w:val="en-US"/>
        </w:rPr>
        <w:t>atg19∆</w:t>
      </w:r>
      <w:r>
        <w:rPr>
          <w:rFonts w:cs="Arial" w:ascii="Arial" w:hAnsi="Arial"/>
          <w:color w:themeColor="text1" w:val="000000"/>
          <w:sz w:val="22"/>
          <w:szCs w:val="22"/>
          <w:lang w:val="en-US"/>
        </w:rPr>
        <w:t xml:space="preserve"> non-solidified sample. At least 386 END structures were analyzed per condition. The values of each replicate (circle) and the mean (bars) were plotted. Statistical analysis using two-tailed unpaired </w:t>
      </w:r>
      <w:r>
        <w:rPr>
          <w:rFonts w:cs="Arial" w:ascii="Arial" w:hAnsi="Arial"/>
          <w:i/>
          <w:iCs/>
          <w:color w:themeColor="text1" w:val="000000"/>
          <w:sz w:val="22"/>
          <w:szCs w:val="22"/>
          <w:lang w:val="en-US"/>
        </w:rPr>
        <w:t>t</w:t>
      </w:r>
      <w:r>
        <w:rPr>
          <w:rFonts w:cs="Arial" w:ascii="Arial" w:hAnsi="Arial"/>
          <w:color w:themeColor="text1" w:val="000000"/>
          <w:sz w:val="22"/>
          <w:szCs w:val="22"/>
          <w:lang w:val="en-US"/>
        </w:rPr>
        <w:t xml:space="preserve">-test. Significance is indicated with asterisks: ***p &lt; 0.001, **p &lt; 0.01, *p &lt; 0.05, n.s. (not significant) p &gt; 0.05. </w:t>
      </w:r>
    </w:p>
    <w:p>
      <w:pPr>
        <w:pStyle w:val="Normal"/>
        <w:rPr>
          <w:rFonts w:ascii="Arial" w:hAnsi="Arial" w:cs="Arial"/>
          <w:color w:themeColor="text1" w:val="000000"/>
          <w:sz w:val="22"/>
          <w:szCs w:val="22"/>
          <w:lang w:val="en-US"/>
        </w:rPr>
      </w:pPr>
      <w:r>
        <w:rPr>
          <w:rFonts w:cs="Arial" w:ascii="Arial" w:hAnsi="Arial"/>
          <w:color w:themeColor="text1" w:val="000000"/>
          <w:sz w:val="22"/>
          <w:szCs w:val="22"/>
          <w:lang w:val="en-US"/>
        </w:rPr>
      </w:r>
      <w:r>
        <w:br w:type="page"/>
      </w:r>
    </w:p>
    <w:p>
      <w:pPr>
        <w:pStyle w:val="Normal"/>
        <w:spacing w:lineRule="auto" w:line="360" w:before="0" w:after="0"/>
        <w:jc w:val="both"/>
        <w:rPr>
          <w:rFonts w:ascii="Arial" w:hAnsi="Arial" w:cs="Arial"/>
          <w:color w:themeColor="text1" w:val="000000"/>
          <w:sz w:val="22"/>
          <w:szCs w:val="22"/>
          <w:lang w:val="en-US"/>
        </w:rPr>
      </w:pPr>
      <w:r>
        <w:rPr/>
        <w:drawing>
          <wp:inline distT="0" distB="0" distL="0" distR="0">
            <wp:extent cx="5731510" cy="5231130"/>
            <wp:effectExtent l="0" t="0" r="0" b="0"/>
            <wp:docPr id="3"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
                    <pic:cNvPicPr>
                      <a:picLocks noChangeAspect="1" noChangeArrowheads="1"/>
                    </pic:cNvPicPr>
                  </pic:nvPicPr>
                  <pic:blipFill>
                    <a:blip r:embed="rId5"/>
                    <a:stretch>
                      <a:fillRect/>
                    </a:stretch>
                  </pic:blipFill>
                  <pic:spPr bwMode="auto">
                    <a:xfrm>
                      <a:off x="0" y="0"/>
                      <a:ext cx="5731510" cy="5231130"/>
                    </a:xfrm>
                    <a:prstGeom prst="rect">
                      <a:avLst/>
                    </a:prstGeom>
                  </pic:spPr>
                </pic:pic>
              </a:graphicData>
            </a:graphic>
          </wp:inline>
        </w:drawing>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r>
    </w:p>
    <w:p>
      <w:pPr>
        <w:pStyle w:val="Normal"/>
        <w:spacing w:lineRule="auto" w:line="360"/>
        <w:jc w:val="both"/>
        <w:rPr>
          <w:rFonts w:ascii="Arial" w:hAnsi="Arial" w:cs="Arial"/>
          <w:b/>
          <w:bCs/>
          <w:color w:themeColor="text1" w:val="000000"/>
          <w:sz w:val="22"/>
          <w:szCs w:val="22"/>
          <w:lang w:val="en-US"/>
        </w:rPr>
      </w:pPr>
      <w:r>
        <w:rPr>
          <w:rFonts w:cs="Arial" w:ascii="Arial" w:hAnsi="Arial"/>
          <w:b/>
          <w:bCs/>
          <w:color w:themeColor="text1" w:val="000000"/>
          <w:sz w:val="22"/>
          <w:szCs w:val="22"/>
          <w:lang w:val="en-US"/>
        </w:rPr>
        <w:t xml:space="preserve">Figure 3: Phase separation of Atg11 drives initiation hub formation </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t>A) GFP-Atg11 cells expressing endogenous BFP-Ape1 and copper-inducible untagged Ape1 or wild type cells expressing GFP-Ape1 and copper-inducible untagged Ape1 were grown to mid-log phase in the presence of 50 µM CuSO</w:t>
      </w:r>
      <w:r>
        <w:rPr>
          <w:rFonts w:cs="Arial" w:ascii="Arial" w:hAnsi="Arial"/>
          <w:color w:themeColor="text1" w:val="000000"/>
          <w:sz w:val="22"/>
          <w:szCs w:val="22"/>
          <w:vertAlign w:val="subscript"/>
          <w:lang w:val="en-US"/>
        </w:rPr>
        <w:t>4</w:t>
      </w:r>
      <w:r>
        <w:rPr>
          <w:rFonts w:cs="Arial" w:ascii="Arial" w:hAnsi="Arial"/>
          <w:color w:themeColor="text1" w:val="000000"/>
          <w:sz w:val="22"/>
          <w:szCs w:val="22"/>
          <w:lang w:val="en-US"/>
        </w:rPr>
        <w:t xml:space="preserve">. GFP-Atg11 and GFP-Ape1 structures </w:t>
      </w:r>
      <w:r>
        <w:rPr>
          <w:rFonts w:cs="Arial" w:ascii="Arial" w:hAnsi="Arial"/>
          <w:sz w:val="22"/>
          <w:szCs w:val="22"/>
          <w:lang w:val="en-US"/>
        </w:rPr>
        <w:t xml:space="preserve">were photo-bleached, and recovery of the signal was followed over a time course of 120 seconds (1 frame/5 sec). Representative fluorescence microscopy images of one out of three independent experiments are shown. </w:t>
      </w:r>
      <w:r>
        <w:rPr>
          <w:rFonts w:cs="Arial" w:ascii="Arial" w:hAnsi="Arial"/>
          <w:color w:themeColor="text1" w:val="000000"/>
          <w:sz w:val="22"/>
          <w:szCs w:val="22"/>
          <w:lang w:val="en-US"/>
        </w:rPr>
        <w:t xml:space="preserve">Scale bar: 2 µm. </w:t>
      </w:r>
      <w:r>
        <w:rPr>
          <w:rFonts w:cs="Arial" w:ascii="Arial" w:hAnsi="Arial"/>
          <w:sz w:val="22"/>
          <w:szCs w:val="22"/>
          <w:lang w:val="en-US"/>
        </w:rPr>
        <w:t xml:space="preserve">Quantification shows the recovery of the GFP signal from a total </w:t>
      </w:r>
      <w:r>
        <w:rPr>
          <w:rFonts w:cs="Arial" w:ascii="Arial" w:hAnsi="Arial"/>
          <w:color w:themeColor="text1" w:val="000000"/>
          <w:sz w:val="22"/>
          <w:szCs w:val="22"/>
          <w:lang w:val="en-US"/>
        </w:rPr>
        <w:t xml:space="preserve">of 35 GFP-Atg11 and 33 GFP-Ape1 particles from three independent replicates as mean </w:t>
      </w:r>
      <w:r>
        <w:rPr>
          <w:rFonts w:eastAsia="Symbol" w:cs="Symbol" w:ascii="Symbol" w:hAnsi="Symbol"/>
          <w:color w:themeColor="text1" w:val="000000"/>
          <w:sz w:val="22"/>
          <w:szCs w:val="22"/>
          <w:lang w:val="en-US"/>
        </w:rPr>
        <w:sym w:font="Symbol" w:char="f0b1"/>
      </w:r>
      <w:r>
        <w:rPr>
          <w:rFonts w:cs="Arial" w:ascii="Arial" w:hAnsi="Arial"/>
          <w:color w:themeColor="text1" w:val="000000"/>
          <w:sz w:val="22"/>
          <w:szCs w:val="22"/>
          <w:lang w:val="en-US"/>
        </w:rPr>
        <w:t xml:space="preserve"> SD; white arrows indicate the bleached area. </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t>B) GFP-Atg11 cells expressing endogenous BFP-Ape1 and copper-inducible untagged Ape1 were grown to mid-log phase in the presence of 50 µM CuSO</w:t>
      </w:r>
      <w:r>
        <w:rPr>
          <w:rFonts w:cs="Arial" w:ascii="Arial" w:hAnsi="Arial"/>
          <w:color w:themeColor="text1" w:val="000000"/>
          <w:sz w:val="22"/>
          <w:szCs w:val="22"/>
          <w:vertAlign w:val="subscript"/>
          <w:lang w:val="en-US"/>
        </w:rPr>
        <w:t>4</w:t>
      </w:r>
      <w:r>
        <w:rPr>
          <w:rFonts w:cs="Arial" w:ascii="Arial" w:hAnsi="Arial"/>
          <w:color w:themeColor="text1" w:val="000000"/>
          <w:sz w:val="22"/>
          <w:szCs w:val="22"/>
          <w:lang w:val="en-US"/>
        </w:rPr>
        <w:t xml:space="preserve">. The dynamics of GFP-Atg11 foci were monitored over a time course of 180 sec (1 frame/20 sec) and are represented as kymographs. Representative fluorescence microscopy images of one out of three independent experiments are shown. Dashed lines indicate the contour of individual cells. Scale bar: 2 µm. </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t xml:space="preserve">C) GFP-Atg11 was purified from Sf9 insect cells, and droplet formation was monitored </w:t>
      </w:r>
      <w:r>
        <w:rPr>
          <w:rFonts w:cs="Arial" w:ascii="Arial" w:hAnsi="Arial"/>
          <w:i/>
          <w:iCs/>
          <w:color w:themeColor="text1" w:val="000000"/>
          <w:sz w:val="22"/>
          <w:szCs w:val="22"/>
          <w:lang w:val="en-US"/>
        </w:rPr>
        <w:t>in vitro</w:t>
      </w:r>
      <w:r>
        <w:rPr>
          <w:rFonts w:cs="Arial" w:ascii="Arial" w:hAnsi="Arial"/>
          <w:color w:themeColor="text1" w:val="000000"/>
          <w:sz w:val="22"/>
          <w:szCs w:val="22"/>
          <w:lang w:val="en-US"/>
        </w:rPr>
        <w:t xml:space="preserve"> at different concentrations by fluorescence microscopy after 20 min incubation at room temperature in a buffer containing 150 mM NaCl. Representative microscopy images from three independent experiments are shown. Scale bar: 5 µm. Quantification is shown in Figure S2B.</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t>D)</w:t>
      </w:r>
      <w:r>
        <w:rPr>
          <w:rFonts w:cs="Arial" w:ascii="Arial" w:hAnsi="Arial"/>
          <w:color w:themeColor="accent2" w:val="ED7D31"/>
          <w:sz w:val="22"/>
          <w:szCs w:val="22"/>
          <w:lang w:val="en-US"/>
        </w:rPr>
        <w:t xml:space="preserve"> </w:t>
      </w:r>
      <w:r>
        <w:rPr>
          <w:rFonts w:cs="Arial" w:ascii="Arial" w:hAnsi="Arial"/>
          <w:i/>
          <w:iCs/>
          <w:color w:themeColor="text1" w:val="000000"/>
          <w:sz w:val="22"/>
          <w:szCs w:val="22"/>
          <w:lang w:val="en-US"/>
        </w:rPr>
        <w:t>In vitro</w:t>
      </w:r>
      <w:r>
        <w:rPr>
          <w:rFonts w:cs="Arial" w:ascii="Arial" w:hAnsi="Arial"/>
          <w:color w:themeColor="text1" w:val="000000"/>
          <w:sz w:val="22"/>
          <w:szCs w:val="22"/>
          <w:lang w:val="en-US"/>
        </w:rPr>
        <w:t xml:space="preserve"> formed GFP-Atg11 droplets were photo-bleached, and recovery of the signal was measured over a time course of 305 seconds (1 frame/5 sec). Representative microscopy images from one out of three independent experiments are shown. White arrows indicate the position of the photobleached area. Scale bar: 1 µm. Quantification shows the normalized recovery of the GFP signal from a total of 30 GFP-Atg11 condensates from three independent replicates as mean </w:t>
      </w:r>
      <w:r>
        <w:rPr>
          <w:rFonts w:eastAsia="Symbol" w:cs="Symbol" w:ascii="Symbol" w:hAnsi="Symbol"/>
          <w:color w:themeColor="text1" w:val="000000"/>
          <w:sz w:val="22"/>
          <w:szCs w:val="22"/>
          <w:lang w:val="en-US"/>
        </w:rPr>
        <w:sym w:font="Symbol" w:char="f0b1"/>
      </w:r>
      <w:r>
        <w:rPr>
          <w:rFonts w:cs="Arial" w:ascii="Arial" w:hAnsi="Arial"/>
          <w:color w:themeColor="text1" w:val="000000"/>
          <w:sz w:val="22"/>
          <w:szCs w:val="22"/>
          <w:lang w:val="en-US"/>
        </w:rPr>
        <w:t xml:space="preserve"> SD.</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t xml:space="preserve">E) Coalescence of </w:t>
      </w:r>
      <w:r>
        <w:rPr>
          <w:rFonts w:cs="Arial" w:ascii="Arial" w:hAnsi="Arial"/>
          <w:i/>
          <w:iCs/>
          <w:color w:themeColor="text1" w:val="000000"/>
          <w:sz w:val="22"/>
          <w:szCs w:val="22"/>
          <w:lang w:val="en-US"/>
        </w:rPr>
        <w:t>in vitro</w:t>
      </w:r>
      <w:r>
        <w:rPr>
          <w:rFonts w:cs="Arial" w:ascii="Arial" w:hAnsi="Arial"/>
          <w:color w:themeColor="text1" w:val="000000"/>
          <w:sz w:val="22"/>
          <w:szCs w:val="22"/>
          <w:lang w:val="en-US"/>
        </w:rPr>
        <w:t xml:space="preserve"> formed GFP-Atg11 droplets was monitored by time-lapse microscopy over a time course of 850 sec (1 frame/10 sec). Scale bar: 2 µm. Quantification is shown in Figure S2C.</w:t>
      </w:r>
    </w:p>
    <w:p>
      <w:pPr>
        <w:pStyle w:val="Normal"/>
        <w:spacing w:lineRule="auto" w:line="360"/>
        <w:rPr>
          <w:rFonts w:ascii="Arial" w:hAnsi="Arial" w:cs="Arial"/>
          <w:color w:themeColor="text1" w:val="000000"/>
          <w:sz w:val="22"/>
          <w:szCs w:val="22"/>
          <w:lang w:val="en-US"/>
        </w:rPr>
      </w:pPr>
      <w:r>
        <w:rPr>
          <w:rFonts w:cs="Arial" w:ascii="Arial" w:hAnsi="Arial"/>
          <w:color w:themeColor="text1" w:val="000000"/>
          <w:sz w:val="22"/>
          <w:szCs w:val="22"/>
          <w:lang w:val="en-US"/>
        </w:rPr>
      </w:r>
      <w:r>
        <w:br w:type="page"/>
      </w:r>
    </w:p>
    <w:p>
      <w:pPr>
        <w:pStyle w:val="Normal"/>
        <w:spacing w:lineRule="auto" w:line="360" w:before="0" w:after="0"/>
        <w:jc w:val="both"/>
        <w:rPr>
          <w:rFonts w:ascii="Arial" w:hAnsi="Arial" w:cs="Arial"/>
          <w:b/>
          <w:bCs/>
          <w:color w:themeColor="text1" w:val="000000"/>
          <w:sz w:val="22"/>
          <w:szCs w:val="22"/>
          <w:lang w:val="en-US"/>
        </w:rPr>
      </w:pPr>
      <w:r>
        <w:rPr/>
        <w:drawing>
          <wp:inline distT="0" distB="0" distL="0" distR="0">
            <wp:extent cx="5731510" cy="8141335"/>
            <wp:effectExtent l="0" t="0" r="0" b="0"/>
            <wp:docPr id="4"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 descr=""/>
                    <pic:cNvPicPr>
                      <a:picLocks noChangeAspect="1" noChangeArrowheads="1"/>
                    </pic:cNvPicPr>
                  </pic:nvPicPr>
                  <pic:blipFill>
                    <a:blip r:embed="rId6"/>
                    <a:stretch>
                      <a:fillRect/>
                    </a:stretch>
                  </pic:blipFill>
                  <pic:spPr bwMode="auto">
                    <a:xfrm>
                      <a:off x="0" y="0"/>
                      <a:ext cx="5731510" cy="8141335"/>
                    </a:xfrm>
                    <a:prstGeom prst="rect">
                      <a:avLst/>
                    </a:prstGeom>
                  </pic:spPr>
                </pic:pic>
              </a:graphicData>
            </a:graphic>
          </wp:inline>
        </w:drawing>
      </w:r>
    </w:p>
    <w:p>
      <w:pPr>
        <w:pStyle w:val="Normal"/>
        <w:spacing w:lineRule="auto" w:line="360"/>
        <w:jc w:val="both"/>
        <w:rPr>
          <w:rFonts w:ascii="Arial" w:hAnsi="Arial" w:cs="Arial"/>
          <w:b/>
          <w:bCs/>
          <w:color w:themeColor="text1" w:val="000000"/>
          <w:sz w:val="22"/>
          <w:szCs w:val="22"/>
          <w:lang w:val="en-US"/>
        </w:rPr>
      </w:pPr>
      <w:r>
        <w:rPr>
          <w:rFonts w:cs="Arial" w:ascii="Arial" w:hAnsi="Arial"/>
          <w:b/>
          <w:bCs/>
          <w:color w:themeColor="text1" w:val="000000"/>
          <w:sz w:val="22"/>
          <w:szCs w:val="22"/>
          <w:lang w:val="en-US"/>
        </w:rPr>
        <w:t>Figure 4: Initiation hubs coalesce at the vacuolar contact site to trigger phagophore initiation</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t xml:space="preserve">A) </w:t>
      </w:r>
      <w:ins w:id="25" w:author="Franz-Georg Wieland" w:date="2024-06-21T17:07:00Z">
        <w:r>
          <w:rPr>
            <w:rFonts w:cs="Arial" w:ascii="Arial" w:hAnsi="Arial"/>
            <w:color w:themeColor="text1" w:val="000000"/>
            <w:sz w:val="22"/>
            <w:szCs w:val="22"/>
            <w:lang w:val="en-US"/>
          </w:rPr>
          <w:t xml:space="preserve">Panel A: Initial and final snapshots of a molecular simulation corresponding to a very low-affinity case of Atg11-Atg19 complexes binding to cargo. This case shows low avidity, since the complexes are not bound to the cargo and instead form independent of the cargo. </w:t>
        </w:r>
      </w:ins>
      <w:ins w:id="26" w:author="Franz-Georg Wieland" w:date="2024-06-21T17:09:00Z">
        <w:r>
          <w:rPr>
            <w:rFonts w:cs="Arial" w:ascii="Arial" w:hAnsi="Arial"/>
            <w:color w:themeColor="text1" w:val="000000"/>
            <w:sz w:val="22"/>
            <w:szCs w:val="22"/>
            <w:lang w:val="en-US"/>
          </w:rPr>
          <w:t xml:space="preserve">The clustering is shown by visualizing the number of neighbors of Atg11 particles. Stronger colors indicate that more neighbors are in proximity and will result in a stronger coupling. </w:t>
        </w:r>
      </w:ins>
      <w:commentRangeStart w:id="0"/>
      <w:r>
        <w:rPr>
          <w:rFonts w:cs="Arial" w:ascii="Arial" w:hAnsi="Arial"/>
          <w:color w:themeColor="text1" w:val="000000"/>
          <w:sz w:val="22"/>
          <w:szCs w:val="22"/>
          <w:lang w:val="en-US"/>
        </w:rPr>
        <w:t xml:space="preserve">Panel </w:t>
      </w:r>
      <w:del w:id="27" w:author="Franz-Georg Wieland" w:date="2024-06-21T17:04:00Z">
        <w:r>
          <w:rPr>
            <w:rFonts w:cs="Arial" w:ascii="Arial" w:hAnsi="Arial"/>
            <w:color w:themeColor="text1" w:val="000000"/>
            <w:sz w:val="22"/>
            <w:szCs w:val="22"/>
            <w:lang w:val="en-US"/>
          </w:rPr>
          <w:delText>A</w:delText>
        </w:r>
      </w:del>
      <w:ins w:id="28" w:author="Franz-Georg Wieland" w:date="2024-06-21T17:04:00Z">
        <w:r>
          <w:rPr>
            <w:rFonts w:cs="Arial" w:ascii="Arial" w:hAnsi="Arial"/>
            <w:color w:themeColor="text1" w:val="000000"/>
            <w:sz w:val="22"/>
            <w:szCs w:val="22"/>
            <w:lang w:val="en-US"/>
          </w:rPr>
          <w:t>B</w:t>
        </w:r>
      </w:ins>
      <w:r>
        <w:rPr>
          <w:rFonts w:cs="Arial" w:ascii="Arial" w:hAnsi="Arial"/>
          <w:color w:themeColor="text1" w:val="000000"/>
          <w:sz w:val="22"/>
          <w:szCs w:val="22"/>
          <w:lang w:val="en-US"/>
        </w:rPr>
        <w:t xml:space="preserve">: Initial and final snapshots of a molecular simulation corresponding to a low-affinity </w:t>
      </w:r>
      <w:del w:id="29" w:author="Franz-Georg Wieland" w:date="2024-06-21T17:04:00Z">
        <w:r>
          <w:rPr>
            <w:rFonts w:cs="Arial" w:ascii="Arial" w:hAnsi="Arial"/>
            <w:color w:themeColor="text1" w:val="000000"/>
            <w:sz w:val="22"/>
            <w:szCs w:val="22"/>
            <w:lang w:val="en-US"/>
          </w:rPr>
          <w:delText xml:space="preserve">– high-avidity </w:delText>
        </w:r>
      </w:del>
      <w:r>
        <w:rPr>
          <w:rFonts w:cs="Arial" w:ascii="Arial" w:hAnsi="Arial"/>
          <w:color w:themeColor="text1" w:val="000000"/>
          <w:sz w:val="22"/>
          <w:szCs w:val="22"/>
          <w:lang w:val="en-US"/>
        </w:rPr>
        <w:t>case of Atg11-Atg19 complexes binding to cargo.</w:t>
      </w:r>
      <w:ins w:id="30" w:author="Franz-Georg Wieland" w:date="2024-06-21T17:04:00Z">
        <w:r>
          <w:rPr>
            <w:rFonts w:cs="Arial" w:ascii="Arial" w:hAnsi="Arial"/>
            <w:color w:themeColor="text1" w:val="000000"/>
            <w:sz w:val="22"/>
            <w:szCs w:val="22"/>
            <w:lang w:val="en-US"/>
          </w:rPr>
          <w:t xml:space="preserve"> This case shows high avidity, shown by the binding of the Atg11-Atg19 complexes on the cargo</w:t>
        </w:r>
      </w:ins>
      <w:del w:id="31" w:author="Franz-Georg Wieland" w:date="2024-06-21T17:05:00Z">
        <w:r>
          <w:rPr>
            <w:rFonts w:cs="Arial" w:ascii="Arial" w:hAnsi="Arial"/>
            <w:color w:themeColor="text1" w:val="000000"/>
            <w:sz w:val="22"/>
            <w:szCs w:val="22"/>
            <w:lang w:val="en-US"/>
          </w:rPr>
          <w:delText xml:space="preserve"> Avidity is modeled by counting</w:delText>
        </w:r>
      </w:del>
      <w:del w:id="32" w:author="Franz-Georg Wieland" w:date="2024-06-21T17:09:00Z">
        <w:r>
          <w:rPr>
            <w:rFonts w:cs="Arial" w:ascii="Arial" w:hAnsi="Arial"/>
            <w:color w:themeColor="text1" w:val="000000"/>
            <w:sz w:val="22"/>
            <w:szCs w:val="22"/>
            <w:lang w:val="en-US"/>
          </w:rPr>
          <w:delText xml:space="preserve"> the neighbors of </w:delText>
        </w:r>
      </w:del>
      <w:del w:id="33" w:author="Franz-Georg Wieland" w:date="2024-06-21T17:06:00Z">
        <w:r>
          <w:rPr>
            <w:rFonts w:cs="Arial" w:ascii="Arial" w:hAnsi="Arial"/>
            <w:color w:themeColor="text1" w:val="000000"/>
            <w:sz w:val="22"/>
            <w:szCs w:val="22"/>
            <w:lang w:val="en-US"/>
          </w:rPr>
          <w:delText>both interaction particles (green: Atg11-19 complex, blue: cargo)</w:delText>
        </w:r>
      </w:del>
      <w:del w:id="34" w:author="Franz-Georg Wieland" w:date="2024-06-21T17:09:00Z">
        <w:r>
          <w:rPr>
            <w:rFonts w:cs="Arial" w:ascii="Arial" w:hAnsi="Arial"/>
            <w:color w:themeColor="text1" w:val="000000"/>
            <w:sz w:val="22"/>
            <w:szCs w:val="22"/>
            <w:lang w:val="en-US"/>
          </w:rPr>
          <w:delText xml:space="preserve">. Stronger colors indicate that more neighbors are in proximity and will result in a stronger coupling. </w:delText>
        </w:r>
      </w:del>
      <w:r>
        <w:rPr>
          <w:rFonts w:cs="Arial" w:ascii="Arial" w:hAnsi="Arial"/>
          <w:color w:themeColor="text1" w:val="000000"/>
          <w:sz w:val="22"/>
          <w:szCs w:val="22"/>
          <w:lang w:val="en-US"/>
        </w:rPr>
        <w:t xml:space="preserve">Panel </w:t>
      </w:r>
      <w:del w:id="35" w:author="Franz-Georg Wieland" w:date="2024-06-21T17:06:00Z">
        <w:r>
          <w:rPr>
            <w:rFonts w:cs="Arial" w:ascii="Arial" w:hAnsi="Arial"/>
            <w:color w:themeColor="text1" w:val="000000"/>
            <w:sz w:val="22"/>
            <w:szCs w:val="22"/>
            <w:lang w:val="en-US"/>
          </w:rPr>
          <w:delText>B</w:delText>
        </w:r>
      </w:del>
      <w:ins w:id="36" w:author="Franz-Georg Wieland" w:date="2024-06-21T17:06:00Z">
        <w:r>
          <w:rPr>
            <w:rFonts w:cs="Arial" w:ascii="Arial" w:hAnsi="Arial"/>
            <w:color w:themeColor="text1" w:val="000000"/>
            <w:sz w:val="22"/>
            <w:szCs w:val="22"/>
            <w:lang w:val="en-US"/>
          </w:rPr>
          <w:t>C</w:t>
        </w:r>
      </w:ins>
      <w:r>
        <w:rPr>
          <w:rFonts w:cs="Arial" w:ascii="Arial" w:hAnsi="Arial"/>
          <w:color w:themeColor="text1" w:val="000000"/>
          <w:sz w:val="22"/>
          <w:szCs w:val="22"/>
          <w:lang w:val="en-US"/>
        </w:rPr>
        <w:t>: The same initial state evolved under high-affinity interactions.</w:t>
      </w:r>
      <w:ins w:id="37" w:author="Franz-Georg Wieland" w:date="2024-06-21T17:06:00Z">
        <w:r>
          <w:rPr>
            <w:rFonts w:cs="Arial" w:ascii="Arial" w:hAnsi="Arial"/>
            <w:color w:themeColor="text1" w:val="000000"/>
            <w:sz w:val="22"/>
            <w:szCs w:val="22"/>
            <w:lang w:val="en-US"/>
          </w:rPr>
          <w:t>Uniform binding of the Atg11-Atg19 particles to the cargo is observed.</w:t>
        </w:r>
      </w:ins>
      <w:r>
        <w:rPr>
          <w:rFonts w:cs="Arial" w:ascii="Arial" w:hAnsi="Arial"/>
          <w:color w:themeColor="text1" w:val="000000"/>
          <w:sz w:val="22"/>
          <w:szCs w:val="22"/>
          <w:lang w:val="en-US"/>
        </w:rPr>
        <w:t xml:space="preserve"> </w:t>
      </w:r>
      <w:commentRangeEnd w:id="0"/>
      <w:r>
        <w:commentReference w:id="0"/>
      </w:r>
      <w:r>
        <w:rPr>
          <w:rFonts w:cs="Arial" w:ascii="Arial" w:hAnsi="Arial"/>
          <w:color w:themeColor="text1" w:val="000000"/>
          <w:sz w:val="22"/>
          <w:szCs w:val="22"/>
          <w:lang w:val="en-US"/>
        </w:rPr>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t>B) GFP-Atg8 cells expressing mScarlet-Atg11, endogenous BFP-Ape1 and copper-inducible untagged Ape1 were grown to mid-log phase in the presence of 50 µM CuSO</w:t>
      </w:r>
      <w:r>
        <w:rPr>
          <w:rFonts w:cs="Arial" w:ascii="Arial" w:hAnsi="Arial"/>
          <w:color w:themeColor="text1" w:val="000000"/>
          <w:sz w:val="22"/>
          <w:szCs w:val="22"/>
          <w:vertAlign w:val="subscript"/>
          <w:lang w:val="en-US"/>
        </w:rPr>
        <w:t>4</w:t>
      </w:r>
      <w:r>
        <w:rPr>
          <w:rFonts w:cs="Arial" w:ascii="Arial" w:hAnsi="Arial"/>
          <w:color w:themeColor="text1" w:val="000000"/>
          <w:sz w:val="22"/>
          <w:szCs w:val="22"/>
          <w:lang w:val="en-US"/>
        </w:rPr>
        <w:t>. Representative fluorescence microscopy images of one out of three independent experiments are shown. Dashed lines indicate the contour of individual cells. Scale bar: 2 µm.</w:t>
      </w:r>
    </w:p>
    <w:p>
      <w:pPr>
        <w:pStyle w:val="Normal"/>
        <w:spacing w:lineRule="auto" w:line="360"/>
        <w:jc w:val="both"/>
        <w:rPr>
          <w:rFonts w:ascii="Arial" w:hAnsi="Arial" w:cs="Arial"/>
          <w:color w:themeColor="accent2" w:val="ED7D31"/>
          <w:sz w:val="22"/>
          <w:szCs w:val="22"/>
          <w:lang w:val="en-US"/>
        </w:rPr>
      </w:pPr>
      <w:r>
        <w:rPr>
          <w:rFonts w:cs="Arial" w:ascii="Arial" w:hAnsi="Arial"/>
          <w:color w:themeColor="text1" w:val="000000"/>
          <w:sz w:val="22"/>
          <w:szCs w:val="22"/>
          <w:lang w:val="en-US"/>
        </w:rPr>
        <w:t>C) Atg9-3xGFP mScarlet-Atg8 cells expressing endogenous BFP-Ape1 and copper-inducible untagged Ape1 were grown to mid-log phase in the presence of 50 µM CuSO</w:t>
      </w:r>
      <w:r>
        <w:rPr>
          <w:rFonts w:cs="Arial" w:ascii="Arial" w:hAnsi="Arial"/>
          <w:color w:themeColor="text1" w:val="000000"/>
          <w:sz w:val="22"/>
          <w:szCs w:val="22"/>
          <w:vertAlign w:val="subscript"/>
          <w:lang w:val="en-US"/>
        </w:rPr>
        <w:t>4</w:t>
      </w:r>
      <w:r>
        <w:rPr>
          <w:rFonts w:cs="Arial" w:ascii="Arial" w:hAnsi="Arial"/>
          <w:color w:themeColor="text1" w:val="000000"/>
          <w:sz w:val="22"/>
          <w:szCs w:val="22"/>
          <w:lang w:val="en-US"/>
        </w:rPr>
        <w:t xml:space="preserve">. Phagophore formation was induced by the addition of rapamycin </w:t>
      </w:r>
      <w:r>
        <w:fldChar w:fldCharType="begin"/>
      </w:r>
      <w:r>
        <w:rPr>
          <w:sz w:val="22"/>
          <w:szCs w:val="22"/>
          <w:rFonts w:cs="Arial" w:ascii="Arial" w:hAnsi="Arial"/>
          <w:color w:themeColor="text1" w:val="000000"/>
          <w:lang w:val="en-US"/>
        </w:rPr>
        <w:instrText xml:space="preserve">ADDIN ZOTERO_ITEM CSL_CITATION {"citationID":"89a1g44t","properties":{"formattedCitation":"\\super 57\\nosupersub{}","plainCitation":"57","noteIndex":0},"citationItems":[{"id":683,"uris":["http://zotero.org/users/local/pqnyHZtz/items/RWXAAMCT"],"itemData":{"id":683,"type":"article-journal","abstract":"Autophagy is a bulk degradation system mediated by biogenesis of autophagosomes under starvation conditions. In Saccharomyces cerevisiae, a membrane sac called the isolation membrane (IM) is generated from the pre-autophagosomal structure (PAS); ultimately, the IM expands to become a mature autophagosome. Eighteen autophagy-related (Atg) proteins are engaged in autophagosome formation at the PAS. However, the cup-shaped IM was visualized just as a dot by fluorescence microscopy, posing a challenge to further understanding the detailed functions of Atg proteins during IM expansion. In this study, we visualized expanding IMs as cupshaped structures using fluorescence microscopy by enlarging a selective cargo of autophagosomes, and finely mapped the localizations of Atg proteins. The PAS scaffold proteins (Atg13 and Atg17) and phosphatidylinositol 3-kinase complex I were localized to a position at the junction between the IM and the vacuolar membrane, termed the vacuole–IM contact site (VICS). By contrast, Atg1, Atg8 and the Atg16–Atg12–Atg5 complex were present at both the VICS and the cup-shaped IM. We designate this localization the ‘IM’ pattern. The Atg2–Atg18 complex and Atg9 localized to the edge of the IM, appearing as two or three dots, in close proximity to the endoplasmic reticulum exit sites. Thus, we designate these dots as the ‘IM edge’ pattern. These data suggest that Atg proteins play individual roles at spatially distinct locations during IM expansion. These findings will facilitate detailed investigations of the function of each Atg protein during autophagosome formation.","container-title":"Journal of Cell Science","DOI":"10.1242/jcs.122960","ISSN":"1477-9137, 0021-9533","language":"en","page":"jcs.122960","source":"DOI.org (Crossref)","title":"Fine mapping of autophagy-related proteins during autophagosome formation in &lt;i&gt;Saccharomyces cerevisiae&lt;/i&gt;","author":[{"family":"Suzuki","given":"Kuninori"},{"family":"Akioka","given":"Manami"},{"family":"Kondo-Kakuta","given":"Chika"},{"family":"Yamamoto","given":"Hayashi"},{"family":"Ohsumi","given":"Yoshinori"}],"issued":{"date-parts":[["2013",1,1]]}}}],"schema":"https://github.com/citation-style-language/schema/raw/master/csl-citation.json"}</w:instrTex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separate"/>
      </w:r>
      <w:r>
        <w:rPr>
          <w:rFonts w:cs="Arial" w:ascii="Arial" w:hAnsi="Arial"/>
          <w:color w:themeColor="text1" w:val="000000"/>
          <w:sz w:val="22"/>
          <w:szCs w:val="22"/>
          <w:lang w:val="en-US"/>
        </w:rPr>
      </w:r>
      <w:r>
        <w:rPr>
          <w:rFonts w:cs="Arial" w:ascii="Arial" w:hAnsi="Arial"/>
          <w:color w:val="000000"/>
          <w:kern w:val="0"/>
          <w:sz w:val="22"/>
          <w:vertAlign w:val="superscript"/>
          <w:lang w:val="en-GB"/>
        </w:rPr>
        <w:t>57</w:t>
      </w:r>
      <w:r>
        <w:rPr>
          <w:rFonts w:cs="Arial" w:ascii="Arial" w:hAnsi="Arial"/>
          <w:color w:themeColor="text1" w:val="000000"/>
          <w:sz w:val="22"/>
          <w:szCs w:val="22"/>
          <w:lang w:val="en-US"/>
        </w:rPr>
      </w:r>
      <w:r>
        <w:rPr>
          <w:sz w:val="22"/>
          <w:szCs w:val="22"/>
          <w:rFonts w:cs="Arial" w:ascii="Arial" w:hAnsi="Arial"/>
          <w:color w:themeColor="text1" w:val="000000"/>
          <w:lang w:val="en-US"/>
        </w:rPr>
        <w:fldChar w:fldCharType="end"/>
      </w:r>
      <w:r>
        <w:rPr>
          <w:rFonts w:cs="Arial" w:ascii="Arial" w:hAnsi="Arial"/>
          <w:color w:themeColor="text1" w:val="000000"/>
          <w:sz w:val="22"/>
          <w:szCs w:val="22"/>
          <w:lang w:val="en-US"/>
        </w:rPr>
        <w:t xml:space="preserve">. (Top) Representative fluorescence microscopy images of one out of three independent experiments are shown. Dashed lines indicate the contour of individual cells. Scale bar: 2 µm. (Bottom) The percentage of cargo-associated Atg9 clusters was quantified in three independent biological replicates. For each condition and replicate at least 50 BFP-Ape1 condensates associated with a mScarlet-Atg8 focus (representing early phagophore formation) were analyzed. The values of each replicate (circle) and the mean (bars) were plotted. Statistical analysis using two-tailed unpaired </w:t>
      </w:r>
      <w:r>
        <w:rPr>
          <w:rFonts w:cs="Arial" w:ascii="Arial" w:hAnsi="Arial"/>
          <w:i/>
          <w:iCs/>
          <w:color w:themeColor="text1" w:val="000000"/>
          <w:sz w:val="22"/>
          <w:szCs w:val="22"/>
          <w:lang w:val="en-US"/>
        </w:rPr>
        <w:t>t</w:t>
      </w:r>
      <w:r>
        <w:rPr>
          <w:rFonts w:cs="Arial" w:ascii="Arial" w:hAnsi="Arial"/>
          <w:color w:themeColor="text1" w:val="000000"/>
          <w:sz w:val="22"/>
          <w:szCs w:val="22"/>
          <w:lang w:val="en-US"/>
        </w:rPr>
        <w:t xml:space="preserve">-tests. Significance is indicated with asterisks: ***p &lt; 0.001, **p &lt; 0.01, *p &lt; 0.05, n.s. (not significant) p &gt; 0.05. </w:t>
      </w:r>
    </w:p>
    <w:p>
      <w:pPr>
        <w:pStyle w:val="Normal"/>
        <w:spacing w:lineRule="auto" w:line="360"/>
        <w:jc w:val="both"/>
        <w:rPr>
          <w:rFonts w:ascii="Arial" w:hAnsi="Arial" w:cs="Arial"/>
          <w:color w:themeColor="accent2" w:val="ED7D31"/>
          <w:sz w:val="22"/>
          <w:szCs w:val="22"/>
          <w:lang w:val="en-US"/>
        </w:rPr>
      </w:pPr>
      <w:r>
        <w:rPr>
          <w:rFonts w:cs="Arial" w:ascii="Arial" w:hAnsi="Arial"/>
          <w:color w:themeColor="text1" w:val="000000"/>
          <w:sz w:val="22"/>
          <w:szCs w:val="22"/>
          <w:lang w:val="en-US"/>
        </w:rPr>
        <w:t>D) GFP-Atg19 cells overexpressing copper-inducible untagged Ape1 were grown to mid-log phase in the presence of 250 µM CuSO</w:t>
      </w:r>
      <w:r>
        <w:rPr>
          <w:rFonts w:cs="Arial" w:ascii="Arial" w:hAnsi="Arial"/>
          <w:color w:themeColor="text1" w:val="000000"/>
          <w:sz w:val="22"/>
          <w:szCs w:val="22"/>
          <w:vertAlign w:val="subscript"/>
          <w:lang w:val="en-US"/>
        </w:rPr>
        <w:t>4</w:t>
      </w:r>
      <w:r>
        <w:rPr>
          <w:rFonts w:cs="Arial" w:ascii="Arial" w:hAnsi="Arial"/>
          <w:color w:themeColor="text1" w:val="000000"/>
          <w:sz w:val="22"/>
          <w:szCs w:val="22"/>
          <w:lang w:val="en-US"/>
        </w:rPr>
        <w:t>.</w:t>
      </w:r>
      <w:r>
        <w:rPr>
          <w:rFonts w:cs="Arial" w:ascii="Arial" w:hAnsi="Arial"/>
          <w:color w:themeColor="accent2" w:val="ED7D31"/>
          <w:sz w:val="22"/>
          <w:szCs w:val="22"/>
          <w:lang w:val="en-US"/>
        </w:rPr>
        <w:t xml:space="preserve"> </w:t>
      </w:r>
      <w:r>
        <w:rPr>
          <w:rFonts w:cs="Arial" w:ascii="Arial" w:hAnsi="Arial"/>
          <w:color w:themeColor="text1" w:val="000000"/>
          <w:sz w:val="22"/>
          <w:szCs w:val="22"/>
          <w:lang w:val="en-US"/>
        </w:rPr>
        <w:t xml:space="preserve">The contact site between the Ape1 condensate and the vacuolar membrane is captured by correlative </w:t>
      </w:r>
      <w:r>
        <w:rPr>
          <w:rFonts w:cs="Arial" w:ascii="Arial" w:hAnsi="Arial"/>
          <w:i/>
          <w:iCs/>
          <w:color w:themeColor="text1" w:val="000000"/>
          <w:sz w:val="22"/>
          <w:szCs w:val="22"/>
          <w:lang w:val="en-US"/>
        </w:rPr>
        <w:t>in situ</w:t>
      </w:r>
      <w:r>
        <w:rPr>
          <w:rFonts w:cs="Arial" w:ascii="Arial" w:hAnsi="Arial"/>
          <w:color w:themeColor="text1" w:val="000000"/>
          <w:sz w:val="22"/>
          <w:szCs w:val="22"/>
          <w:lang w:val="en-US"/>
        </w:rPr>
        <w:t xml:space="preserve"> cryo-electron tomography. (i) The tomographic slice shows an Ape1 complex with a forming phagophore membrane (orange arrow) in close proximity to the vacuole (V); (ii) A different slice (+16.6 nm from (i)) shows a different plane of the phagophore membrane. (iii) Segmentation and 3D rendering of the tomographic volume. The phagophore is highlighted in orange and the vacuole membrane in grey. Scale bar: 200 nm (i), 50 nm (ii-iii).</w:t>
      </w:r>
    </w:p>
    <w:p>
      <w:pPr>
        <w:pStyle w:val="Normal"/>
        <w:spacing w:lineRule="auto" w:line="360"/>
        <w:jc w:val="both"/>
        <w:rPr>
          <w:rFonts w:ascii="Arial" w:hAnsi="Arial" w:cs="Arial"/>
          <w:color w:themeColor="accent2" w:val="ED7D31"/>
          <w:sz w:val="22"/>
          <w:szCs w:val="22"/>
          <w:lang w:val="en-US"/>
        </w:rPr>
      </w:pPr>
      <w:r>
        <w:rPr>
          <w:rFonts w:cs="Arial" w:ascii="Arial" w:hAnsi="Arial"/>
          <w:color w:themeColor="text1" w:val="000000"/>
          <w:sz w:val="22"/>
          <w:szCs w:val="22"/>
          <w:lang w:val="en-US"/>
        </w:rPr>
        <w:t>E) Indicated strains expressing endogenous GFP-Ape1 and copper-inducible untagged Ape1, Atg19-GFP-µNS, or pp-GFP-µNS were grown to mid-log phase in the presence of 50 µM CuSO</w:t>
      </w:r>
      <w:r>
        <w:rPr>
          <w:rFonts w:cs="Arial" w:ascii="Arial" w:hAnsi="Arial"/>
          <w:color w:themeColor="text1" w:val="000000"/>
          <w:sz w:val="22"/>
          <w:szCs w:val="22"/>
          <w:vertAlign w:val="subscript"/>
          <w:lang w:val="en-US"/>
        </w:rPr>
        <w:t>4</w:t>
      </w:r>
      <w:r>
        <w:rPr>
          <w:rFonts w:cs="Arial" w:ascii="Arial" w:hAnsi="Arial"/>
          <w:color w:themeColor="text1" w:val="000000"/>
          <w:sz w:val="22"/>
          <w:szCs w:val="22"/>
          <w:lang w:val="en-US"/>
        </w:rPr>
        <w:t>. GFP cleavage was monitored by anti-GFP western blotting. pp = Ape1</w:t>
      </w:r>
      <w:r>
        <w:rPr>
          <w:rFonts w:cs="Arial" w:ascii="Arial" w:hAnsi="Arial"/>
          <w:color w:themeColor="text1" w:val="000000"/>
          <w:sz w:val="22"/>
          <w:szCs w:val="22"/>
          <w:vertAlign w:val="superscript"/>
          <w:lang w:val="en-US"/>
        </w:rPr>
        <w:t>1-45</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t>F) Cells as in E) co-expressing mScarlet-Atg11 were monitored by fluorescence microscopy. Representative fluorescence microscopy images of one out of three independent experiments are shown. Dashed lines indicate the contour of individual cells. pp = Ape1</w:t>
      </w:r>
      <w:r>
        <w:rPr>
          <w:rFonts w:cs="Arial" w:ascii="Arial" w:hAnsi="Arial"/>
          <w:color w:themeColor="text1" w:val="000000"/>
          <w:sz w:val="22"/>
          <w:szCs w:val="22"/>
          <w:vertAlign w:val="superscript"/>
          <w:lang w:val="en-US"/>
        </w:rPr>
        <w:t>1-45</w:t>
      </w:r>
      <w:r>
        <w:rPr>
          <w:rFonts w:cs="Arial" w:ascii="Arial" w:hAnsi="Arial"/>
          <w:color w:themeColor="text1" w:val="000000"/>
          <w:sz w:val="22"/>
          <w:szCs w:val="22"/>
          <w:lang w:val="en-US"/>
        </w:rPr>
        <w:t>. Scale bar: 2 µm. The degree of Atg11 clustering</w:t>
      </w:r>
      <w:r>
        <w:rPr>
          <w:rFonts w:cs="Arial" w:ascii="Arial" w:hAnsi="Arial"/>
          <w:color w:themeColor="accent2" w:val="ED7D31"/>
          <w:sz w:val="22"/>
          <w:szCs w:val="22"/>
          <w:lang w:val="en-US"/>
        </w:rPr>
        <w:t xml:space="preserve"> </w:t>
      </w:r>
      <w:r>
        <w:rPr>
          <w:rFonts w:cs="Arial" w:ascii="Arial" w:hAnsi="Arial"/>
          <w:color w:themeColor="text1" w:val="000000"/>
          <w:sz w:val="22"/>
          <w:szCs w:val="22"/>
          <w:lang w:val="en-US"/>
        </w:rPr>
        <w:t xml:space="preserve">represented </w:t>
      </w:r>
      <w:r>
        <w:rPr>
          <w:rFonts w:cs="Arial" w:ascii="Arial" w:hAnsi="Arial"/>
          <w:color w:themeColor="text1" w:val="000000"/>
          <w:sz w:val="22"/>
          <w:szCs w:val="22"/>
          <w:shd w:fill="FFFFFF" w:val="clear"/>
          <w:lang w:val="en-US"/>
        </w:rPr>
        <w:t>as the coefficient of variance (SD/mean mScarlet intensity)</w:t>
      </w:r>
      <w:r>
        <w:rPr>
          <w:rFonts w:cs="Arial" w:ascii="Arial" w:hAnsi="Arial"/>
          <w:color w:themeColor="text1" w:val="000000"/>
          <w:sz w:val="22"/>
          <w:szCs w:val="22"/>
          <w:lang w:val="en-US"/>
        </w:rPr>
        <w:t xml:space="preserve"> was analyzed in three independent biological replicates. For each condition and replicate at least 50 structures were analyzed. The median degree of clustering (horizontal line) and the mean values of each biological replicate (circles) are indicated. Boxes represent the 25</w:t>
      </w:r>
      <w:r>
        <w:rPr>
          <w:rFonts w:cs="Arial" w:ascii="Arial" w:hAnsi="Arial"/>
          <w:color w:themeColor="text1" w:val="000000"/>
          <w:sz w:val="22"/>
          <w:szCs w:val="22"/>
          <w:vertAlign w:val="superscript"/>
          <w:lang w:val="en-US"/>
        </w:rPr>
        <w:t>th</w:t>
      </w:r>
      <w:r>
        <w:rPr>
          <w:rFonts w:cs="Arial" w:ascii="Arial" w:hAnsi="Arial"/>
          <w:color w:themeColor="text1" w:val="000000"/>
          <w:sz w:val="22"/>
          <w:szCs w:val="22"/>
          <w:lang w:val="en-US"/>
        </w:rPr>
        <w:t xml:space="preserve"> to 75</w:t>
      </w:r>
      <w:r>
        <w:rPr>
          <w:rFonts w:cs="Arial" w:ascii="Arial" w:hAnsi="Arial"/>
          <w:color w:themeColor="text1" w:val="000000"/>
          <w:sz w:val="22"/>
          <w:szCs w:val="22"/>
          <w:vertAlign w:val="superscript"/>
          <w:lang w:val="en-US"/>
        </w:rPr>
        <w:t>th</w:t>
      </w:r>
      <w:r>
        <w:rPr>
          <w:rFonts w:cs="Arial" w:ascii="Arial" w:hAnsi="Arial"/>
          <w:color w:themeColor="text1" w:val="000000"/>
          <w:sz w:val="22"/>
          <w:szCs w:val="22"/>
          <w:lang w:val="en-US"/>
        </w:rPr>
        <w:t xml:space="preserve"> percentiles, and whiskers expand to the 5</w:t>
      </w:r>
      <w:r>
        <w:rPr>
          <w:rFonts w:cs="Arial" w:ascii="Arial" w:hAnsi="Arial"/>
          <w:color w:themeColor="text1" w:val="000000"/>
          <w:sz w:val="22"/>
          <w:szCs w:val="22"/>
          <w:vertAlign w:val="superscript"/>
          <w:lang w:val="en-US"/>
        </w:rPr>
        <w:t>th</w:t>
      </w:r>
      <w:r>
        <w:rPr>
          <w:rFonts w:cs="Arial" w:ascii="Arial" w:hAnsi="Arial"/>
          <w:color w:themeColor="text1" w:val="000000"/>
          <w:sz w:val="22"/>
          <w:szCs w:val="22"/>
          <w:lang w:val="en-US"/>
        </w:rPr>
        <w:t xml:space="preserve"> and 95</w:t>
      </w:r>
      <w:r>
        <w:rPr>
          <w:rFonts w:cs="Arial" w:ascii="Arial" w:hAnsi="Arial"/>
          <w:color w:themeColor="text1" w:val="000000"/>
          <w:sz w:val="22"/>
          <w:szCs w:val="22"/>
          <w:vertAlign w:val="superscript"/>
          <w:lang w:val="en-US"/>
        </w:rPr>
        <w:t>th</w:t>
      </w:r>
      <w:r>
        <w:rPr>
          <w:rFonts w:cs="Arial" w:ascii="Arial" w:hAnsi="Arial"/>
          <w:color w:themeColor="text1" w:val="000000"/>
          <w:sz w:val="22"/>
          <w:szCs w:val="22"/>
          <w:lang w:val="en-US"/>
        </w:rPr>
        <w:t xml:space="preserve"> percentiles. Outliers are shown as black dots. Statistical analysis was performed using </w:t>
      </w:r>
      <w:r>
        <w:rPr>
          <w:rFonts w:cs="Arial" w:ascii="Arial" w:hAnsi="Arial"/>
          <w:color w:themeColor="text1" w:val="000000"/>
          <w:sz w:val="22"/>
          <w:szCs w:val="22"/>
          <w:shd w:fill="FFFFFF" w:val="clear"/>
          <w:lang w:val="en-US"/>
        </w:rPr>
        <w:t>one-way ANOVA followed by a Dunnett post-hoc test</w:t>
      </w:r>
      <w:r>
        <w:rPr>
          <w:rFonts w:cs="Arial" w:ascii="Arial" w:hAnsi="Arial"/>
          <w:color w:themeColor="text1" w:val="000000"/>
          <w:sz w:val="22"/>
          <w:szCs w:val="22"/>
          <w:lang w:val="en-US"/>
        </w:rPr>
        <w:t xml:space="preserve">. Significance is indicated with asterisks: ***p &lt; 0.001, **p &lt; 0.01, *p &lt; 0.05, n.s. (not significant) p &gt; 0.05. a.u. = arbitrary units. </w:t>
      </w:r>
    </w:p>
    <w:p>
      <w:pPr>
        <w:pStyle w:val="Normal"/>
        <w:spacing w:lineRule="auto" w:line="360"/>
        <w:rPr>
          <w:rFonts w:ascii="Arial" w:hAnsi="Arial" w:cs="Arial"/>
          <w:color w:themeColor="text1" w:val="000000"/>
          <w:sz w:val="22"/>
          <w:szCs w:val="22"/>
          <w:lang w:val="en-US"/>
        </w:rPr>
      </w:pPr>
      <w:r>
        <w:rPr>
          <w:rFonts w:cs="Arial" w:ascii="Arial" w:hAnsi="Arial"/>
          <w:color w:themeColor="text1" w:val="000000"/>
          <w:sz w:val="22"/>
          <w:szCs w:val="22"/>
          <w:lang w:val="en-US"/>
        </w:rPr>
      </w:r>
      <w:r>
        <w:br w:type="page"/>
      </w:r>
    </w:p>
    <w:p>
      <w:pPr>
        <w:pStyle w:val="Normal"/>
        <w:spacing w:lineRule="auto" w:line="360" w:before="0" w:after="0"/>
        <w:jc w:val="both"/>
        <w:rPr>
          <w:rFonts w:ascii="Arial" w:hAnsi="Arial" w:cs="Arial"/>
          <w:b/>
          <w:bCs/>
          <w:color w:themeColor="text1" w:val="000000"/>
          <w:sz w:val="22"/>
          <w:szCs w:val="22"/>
          <w:lang w:val="en-US"/>
        </w:rPr>
      </w:pPr>
      <w:r>
        <w:rPr/>
        <w:drawing>
          <wp:inline distT="0" distB="0" distL="0" distR="0">
            <wp:extent cx="5731510" cy="7576185"/>
            <wp:effectExtent l="0" t="0" r="0" b="0"/>
            <wp:docPr id="5"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3" descr=""/>
                    <pic:cNvPicPr>
                      <a:picLocks noChangeAspect="1" noChangeArrowheads="1"/>
                    </pic:cNvPicPr>
                  </pic:nvPicPr>
                  <pic:blipFill>
                    <a:blip r:embed="rId7"/>
                    <a:stretch>
                      <a:fillRect/>
                    </a:stretch>
                  </pic:blipFill>
                  <pic:spPr bwMode="auto">
                    <a:xfrm>
                      <a:off x="0" y="0"/>
                      <a:ext cx="5731510" cy="7576185"/>
                    </a:xfrm>
                    <a:prstGeom prst="rect">
                      <a:avLst/>
                    </a:prstGeom>
                  </pic:spPr>
                </pic:pic>
              </a:graphicData>
            </a:graphic>
          </wp:inline>
        </w:drawing>
      </w:r>
    </w:p>
    <w:p>
      <w:pPr>
        <w:pStyle w:val="Normal"/>
        <w:spacing w:lineRule="auto" w:line="360"/>
        <w:jc w:val="both"/>
        <w:rPr>
          <w:rFonts w:ascii="Arial" w:hAnsi="Arial" w:cs="Arial"/>
          <w:b/>
          <w:bCs/>
          <w:color w:themeColor="text1" w:val="000000"/>
          <w:sz w:val="22"/>
          <w:szCs w:val="22"/>
          <w:lang w:val="en-US"/>
        </w:rPr>
      </w:pPr>
      <w:r>
        <w:rPr>
          <w:rFonts w:cs="Arial" w:ascii="Arial" w:hAnsi="Arial"/>
          <w:b/>
          <w:bCs/>
          <w:color w:themeColor="text1" w:val="000000"/>
          <w:sz w:val="22"/>
          <w:szCs w:val="22"/>
          <w:lang w:val="en-US"/>
        </w:rPr>
      </w:r>
    </w:p>
    <w:p>
      <w:pPr>
        <w:pStyle w:val="Normal"/>
        <w:spacing w:lineRule="auto" w:line="360"/>
        <w:jc w:val="both"/>
        <w:rPr>
          <w:rFonts w:ascii="Arial" w:hAnsi="Arial" w:cs="Arial"/>
          <w:b/>
          <w:bCs/>
          <w:color w:themeColor="text1" w:val="000000"/>
          <w:sz w:val="22"/>
          <w:szCs w:val="22"/>
          <w:lang w:val="en-US"/>
        </w:rPr>
      </w:pPr>
      <w:r>
        <w:rPr>
          <w:rFonts w:cs="Arial" w:ascii="Arial" w:hAnsi="Arial"/>
          <w:b/>
          <w:bCs/>
          <w:color w:themeColor="text1" w:val="000000"/>
          <w:sz w:val="22"/>
          <w:szCs w:val="22"/>
          <w:lang w:val="en-US"/>
        </w:rPr>
        <w:t>Figure 5: Initiation hubs for selective autophagy are conserved in human cells</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t xml:space="preserve">A) U2OS cells transfected with FKBP-GFP-ULK1 and mCherry-Parkin were stained with MitoTracker DeepRed. Mitophagy was induced by antimycin A and oligomycin (AO) treatment. Representative fluorescence microscopy images of one out of four independent experiments are shown. Dashed lines indicate the contour of individual cells. Scale bar: 10 µm, scale bar inset: 1 µm. Quantification is shown in Figure S5A. </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t>B) Schematic of the synthetic tethering setup in U2OS cells. FRB is targeted to the outer mitochondrial membrane by its fusion with the tail anchor domain of the mitochondrial membrane protein FIS1 (FRB-FIS1</w:t>
      </w:r>
      <w:r>
        <w:rPr>
          <w:rFonts w:cs="Arial" w:ascii="Arial" w:hAnsi="Arial"/>
          <w:color w:themeColor="text1" w:val="000000"/>
          <w:sz w:val="22"/>
          <w:szCs w:val="22"/>
          <w:vertAlign w:val="superscript"/>
          <w:lang w:val="en-US"/>
        </w:rPr>
        <w:t>93-152</w:t>
      </w:r>
      <w:r>
        <w:rPr>
          <w:rFonts w:cs="Arial" w:ascii="Arial" w:hAnsi="Arial"/>
          <w:color w:themeColor="text1" w:val="000000"/>
          <w:sz w:val="22"/>
          <w:szCs w:val="22"/>
          <w:lang w:val="en-US"/>
        </w:rPr>
        <w:t>, residues 93-152 of FIS1). Expression of an FKBP-GFP-ULK1 fusion construct allows its inducible tethering to mitochondrial FRB-FIS1</w:t>
      </w:r>
      <w:r>
        <w:rPr>
          <w:rFonts w:cs="Arial" w:ascii="Arial" w:hAnsi="Arial"/>
          <w:color w:themeColor="text1" w:val="000000"/>
          <w:sz w:val="22"/>
          <w:szCs w:val="22"/>
          <w:vertAlign w:val="superscript"/>
          <w:lang w:val="en-US"/>
        </w:rPr>
        <w:t>93-152</w:t>
      </w:r>
      <w:r>
        <w:rPr>
          <w:rFonts w:cs="Arial" w:ascii="Arial" w:hAnsi="Arial"/>
          <w:color w:themeColor="text1" w:val="000000"/>
          <w:sz w:val="22"/>
          <w:szCs w:val="22"/>
          <w:lang w:val="en-US"/>
        </w:rPr>
        <w:t xml:space="preserve"> by rapalog addition, resulting in mitophagy induction.</w:t>
      </w:r>
    </w:p>
    <w:p>
      <w:pPr>
        <w:pStyle w:val="Normal"/>
        <w:spacing w:lineRule="auto" w:line="360"/>
        <w:jc w:val="both"/>
        <w:rPr>
          <w:rFonts w:ascii="Arial" w:hAnsi="Arial" w:cs="Arial"/>
          <w:color w:themeColor="text1" w:val="000000"/>
          <w:sz w:val="22"/>
          <w:szCs w:val="22"/>
          <w:lang w:val="en-US"/>
        </w:rPr>
      </w:pPr>
      <w:r>
        <w:rPr>
          <w:rFonts w:cs="Arial" w:ascii="Arial" w:hAnsi="Arial"/>
          <w:color w:themeColor="text1" w:val="000000"/>
          <w:sz w:val="22"/>
          <w:szCs w:val="22"/>
          <w:lang w:val="en-US"/>
        </w:rPr>
        <w:t>C) U2OS cells containing FRB-FIS1</w:t>
      </w:r>
      <w:r>
        <w:rPr>
          <w:rFonts w:cs="Arial" w:ascii="Arial" w:hAnsi="Arial"/>
          <w:color w:themeColor="text1" w:val="000000"/>
          <w:sz w:val="22"/>
          <w:szCs w:val="22"/>
          <w:vertAlign w:val="superscript"/>
          <w:lang w:val="en-US"/>
        </w:rPr>
        <w:t>93-152</w:t>
      </w:r>
      <w:r>
        <w:rPr>
          <w:rFonts w:cs="Arial" w:ascii="Arial" w:hAnsi="Arial"/>
          <w:color w:themeColor="text1" w:val="000000"/>
          <w:sz w:val="22"/>
          <w:szCs w:val="22"/>
          <w:lang w:val="en-US"/>
        </w:rPr>
        <w:t xml:space="preserve"> and transfected with FKBP-GFP-ULK1 or FKBP-GFP were cultured in nutrient-rich medium and treated with rapalog. Mitochondria were stained with MitoTracker DeepRed. Representative fluorescence microscopy images of one out of three independent experiments are shown. Scale bar: 10 µm, scale bar inset: 1 µm. </w:t>
      </w:r>
    </w:p>
    <w:p>
      <w:pPr>
        <w:pStyle w:val="Normal"/>
        <w:spacing w:lineRule="auto" w:line="360"/>
        <w:jc w:val="both"/>
        <w:rPr>
          <w:rFonts w:ascii="Arial" w:hAnsi="Arial" w:eastAsia="Times New Roman" w:cs="Arial"/>
          <w:color w:val="000000"/>
          <w:kern w:val="0"/>
          <w:sz w:val="22"/>
          <w:szCs w:val="22"/>
          <w:lang w:val="en-US" w:eastAsia="en-GB"/>
          <w14:ligatures w14:val="none"/>
        </w:rPr>
      </w:pPr>
      <w:r>
        <w:rPr>
          <w:rFonts w:cs="Arial" w:ascii="Arial" w:hAnsi="Arial"/>
          <w:color w:themeColor="text1" w:val="000000"/>
          <w:sz w:val="22"/>
          <w:szCs w:val="22"/>
          <w:lang w:val="en-US"/>
        </w:rPr>
        <w:t xml:space="preserve">D) </w:t>
      </w:r>
      <w:r>
        <w:rPr>
          <w:rFonts w:eastAsia="Times New Roman" w:cs="Arial" w:ascii="Arial" w:hAnsi="Arial"/>
          <w:color w:themeColor="text1" w:val="000000"/>
          <w:kern w:val="0"/>
          <w:sz w:val="22"/>
          <w:szCs w:val="22"/>
          <w:lang w:val="en-US" w:eastAsia="en-GB"/>
          <w14:ligatures w14:val="none"/>
        </w:rPr>
        <w:t>Mass spectrometry analysis of APEX2-based proximity labeling in HEK293 cells stably expressing FKBP-APEX2-ULK1 or FKBP-APEX2. Cells were grown under nutrient-rich conditions and rapalog. Proximity labeling was induced by the addition of biotin phenol and a short pulse of H</w:t>
      </w:r>
      <w:r>
        <w:rPr>
          <w:rFonts w:eastAsia="Times New Roman" w:cs="Arial" w:ascii="Arial" w:hAnsi="Arial"/>
          <w:color w:themeColor="text1" w:val="000000"/>
          <w:kern w:val="0"/>
          <w:sz w:val="22"/>
          <w:szCs w:val="22"/>
          <w:vertAlign w:val="subscript"/>
          <w:lang w:val="en-US" w:eastAsia="en-GB"/>
          <w14:ligatures w14:val="none"/>
        </w:rPr>
        <w:t>2</w:t>
      </w:r>
      <w:r>
        <w:rPr>
          <w:rFonts w:eastAsia="Times New Roman" w:cs="Arial" w:ascii="Arial" w:hAnsi="Arial"/>
          <w:color w:themeColor="text1" w:val="000000"/>
          <w:kern w:val="0"/>
          <w:sz w:val="22"/>
          <w:szCs w:val="22"/>
          <w:lang w:val="en-US" w:eastAsia="en-GB"/>
          <w14:ligatures w14:val="none"/>
        </w:rPr>
        <w:t>O</w:t>
      </w:r>
      <w:r>
        <w:rPr>
          <w:rFonts w:eastAsia="Times New Roman" w:cs="Arial" w:ascii="Arial" w:hAnsi="Arial"/>
          <w:color w:themeColor="text1" w:val="000000"/>
          <w:kern w:val="0"/>
          <w:sz w:val="22"/>
          <w:szCs w:val="22"/>
          <w:vertAlign w:val="subscript"/>
          <w:lang w:val="en-US" w:eastAsia="en-GB"/>
          <w14:ligatures w14:val="none"/>
        </w:rPr>
        <w:t>2</w:t>
      </w:r>
      <w:r>
        <w:rPr>
          <w:rFonts w:eastAsia="Times New Roman" w:cs="Arial" w:ascii="Arial" w:hAnsi="Arial"/>
          <w:color w:themeColor="text1" w:val="000000"/>
          <w:kern w:val="0"/>
          <w:sz w:val="22"/>
          <w:szCs w:val="22"/>
          <w:lang w:val="en-US" w:eastAsia="en-GB"/>
          <w14:ligatures w14:val="none"/>
        </w:rPr>
        <w:t xml:space="preserve">. The volcano plot shows the enrichment of biotinylated proteins in FKBP-APEX2-ULK1 compared to FKBP-APEX2. Dashed red lines indicate the cut-offs used to identify ULK1-specific proteins (log2 ratio &gt; </w:t>
      </w:r>
      <w:r>
        <w:rPr>
          <w:rFonts w:eastAsia="Times New Roman" w:cs="Arial" w:ascii="Arial" w:hAnsi="Arial"/>
          <w:color w:val="000000"/>
          <w:kern w:val="0"/>
          <w:sz w:val="22"/>
          <w:szCs w:val="22"/>
          <w:lang w:val="en-US" w:eastAsia="en-GB"/>
          <w14:ligatures w14:val="none"/>
        </w:rPr>
        <w:t>1 and adjusted p-value &lt; 0.01). Autophagy hallmark proteins enriched in FKBP-APEX2-ULK1 are highlighted in cyan.</w:t>
      </w:r>
    </w:p>
    <w:p>
      <w:pPr>
        <w:pStyle w:val="Normal"/>
        <w:spacing w:lineRule="auto" w:line="360"/>
        <w:jc w:val="both"/>
        <w:rPr>
          <w:rFonts w:ascii="Arial" w:hAnsi="Arial" w:eastAsia="Times New Roman" w:cs="Arial"/>
          <w:color w:val="000000"/>
          <w:kern w:val="0"/>
          <w:sz w:val="22"/>
          <w:szCs w:val="22"/>
          <w:lang w:val="en-US" w:eastAsia="en-GB"/>
          <w14:ligatures w14:val="none"/>
        </w:rPr>
      </w:pPr>
      <w:r>
        <w:rPr>
          <w:rFonts w:eastAsia="Times New Roman" w:cs="Arial" w:ascii="Arial" w:hAnsi="Arial"/>
          <w:color w:val="000000"/>
          <w:kern w:val="0"/>
          <w:sz w:val="22"/>
          <w:szCs w:val="22"/>
          <w:lang w:val="en-US" w:eastAsia="en-GB"/>
          <w14:ligatures w14:val="none"/>
        </w:rPr>
        <w:t xml:space="preserve">E) Heatmap displaying ULK1 specific ER membrane proteins with a significantly reduced signal upon knockdown of FIP200 (adjusted p-value &lt; 0.05). The enrichment of protein signal in </w:t>
      </w:r>
      <w:r>
        <w:rPr>
          <w:rFonts w:eastAsia="Times New Roman" w:cs="Arial" w:ascii="Arial" w:hAnsi="Arial"/>
          <w:color w:themeColor="text1" w:val="000000"/>
          <w:kern w:val="0"/>
          <w:sz w:val="22"/>
          <w:szCs w:val="22"/>
          <w:lang w:val="en-US" w:eastAsia="en-GB"/>
          <w14:ligatures w14:val="none"/>
        </w:rPr>
        <w:t>FKBP-APEX2</w:t>
      </w:r>
      <w:r>
        <w:rPr>
          <w:rFonts w:eastAsia="Times New Roman" w:cs="Arial" w:ascii="Arial" w:hAnsi="Arial"/>
          <w:color w:val="000000"/>
          <w:kern w:val="0"/>
          <w:sz w:val="22"/>
          <w:szCs w:val="22"/>
          <w:lang w:val="en-US" w:eastAsia="en-GB"/>
          <w14:ligatures w14:val="none"/>
        </w:rPr>
        <w:t xml:space="preserve">-ULK1 over </w:t>
      </w:r>
      <w:r>
        <w:rPr>
          <w:rFonts w:eastAsia="Times New Roman" w:cs="Arial" w:ascii="Arial" w:hAnsi="Arial"/>
          <w:color w:themeColor="text1" w:val="000000"/>
          <w:kern w:val="0"/>
          <w:sz w:val="22"/>
          <w:szCs w:val="22"/>
          <w:lang w:val="en-US" w:eastAsia="en-GB"/>
          <w14:ligatures w14:val="none"/>
        </w:rPr>
        <w:t xml:space="preserve">FKBP-APEX2 </w:t>
      </w:r>
      <w:r>
        <w:rPr>
          <w:rFonts w:eastAsia="Times New Roman" w:cs="Arial" w:ascii="Arial" w:hAnsi="Arial"/>
          <w:color w:val="000000"/>
          <w:kern w:val="0"/>
          <w:sz w:val="22"/>
          <w:szCs w:val="22"/>
          <w:lang w:val="en-US" w:eastAsia="en-GB"/>
          <w14:ligatures w14:val="none"/>
        </w:rPr>
        <w:t>is shown for three individual replicates of wild type and FIP200 knockdown cells. Proteins with an adjusted p-value &lt; 0.05 are marked with * and &lt; 0.01 with **. P-values were adjusted for multiple testing using the Benjamini-Hochberg procedure.</w:t>
      </w:r>
    </w:p>
    <w:p>
      <w:pPr>
        <w:pStyle w:val="Normal"/>
        <w:spacing w:lineRule="auto" w:line="360"/>
        <w:jc w:val="both"/>
        <w:rPr>
          <w:rFonts w:ascii="Arial" w:hAnsi="Arial" w:cs="Arial"/>
          <w:color w:themeColor="text1" w:val="000000"/>
          <w:sz w:val="22"/>
          <w:szCs w:val="22"/>
          <w:lang w:val="en-US"/>
        </w:rPr>
      </w:pPr>
      <w:r>
        <w:rPr>
          <w:rFonts w:eastAsia="Times New Roman" w:cs="Arial" w:ascii="Arial" w:hAnsi="Arial"/>
          <w:color w:val="000000"/>
          <w:kern w:val="0"/>
          <w:sz w:val="22"/>
          <w:szCs w:val="22"/>
          <w:lang w:val="en-US" w:eastAsia="en-GB"/>
          <w14:ligatures w14:val="none"/>
        </w:rPr>
        <w:t xml:space="preserve">F) </w:t>
      </w:r>
      <w:r>
        <w:rPr>
          <w:rFonts w:cs="Arial" w:ascii="Arial" w:hAnsi="Arial"/>
          <w:color w:themeColor="text1" w:val="000000"/>
          <w:sz w:val="22"/>
          <w:szCs w:val="22"/>
          <w:lang w:val="en-US"/>
        </w:rPr>
        <w:t>A universal model of selective autophagy: a) Rapid rearrangements of cargo receptors on the cargo surface support the recruitment and phase separation of Atg11. For membrane-delimited cargo, rearrangements are supported by lateral diffusion of receptor proteins within the membrane itself. For membrane-less cargo, such mobility on cargo can either be achieved by the phase-separation of the cargo itself, or by low-affinity interactions between the cargo and receptors, b) Atg11 phase separations form initiation hubs by stabilizing low-affinity interactions with the autophagy machinery through high avidity. These interactions include autophagy machinery proteins such as Atg9 and the Atg1 complex, as well as Vac8, to establish vacuolar contacts.</w:t>
      </w:r>
      <w:r>
        <w:rPr>
          <w:rFonts w:cs="Arial" w:ascii="Arial" w:hAnsi="Arial"/>
          <w:b/>
          <w:bCs/>
          <w:color w:themeColor="text1" w:val="000000"/>
          <w:sz w:val="22"/>
          <w:szCs w:val="22"/>
          <w:lang w:val="en-US"/>
        </w:rPr>
        <w:t xml:space="preserve"> </w:t>
      </w:r>
      <w:r>
        <w:rPr>
          <w:rFonts w:cs="Arial" w:ascii="Arial" w:hAnsi="Arial"/>
          <w:color w:themeColor="text1" w:val="000000"/>
          <w:sz w:val="22"/>
          <w:szCs w:val="22"/>
          <w:lang w:val="en-US"/>
        </w:rPr>
        <w:t>c) Rearrangements on the cargo further allow the coalescence of multiple initiation hubs to establish the PAS, to which further autophagy factors such as the PI3KC1 are recruited. d) From the matured PAS, ultimately, phagophore formation is initiated.</w:t>
      </w:r>
    </w:p>
    <w:p>
      <w:pPr>
        <w:pStyle w:val="Normal"/>
        <w:jc w:val="both"/>
        <w:rPr>
          <w:rFonts w:ascii="Arial" w:hAnsi="Arial" w:cs="Arial"/>
          <w:sz w:val="22"/>
          <w:szCs w:val="22"/>
          <w:lang w:val="en-US"/>
        </w:rPr>
      </w:pPr>
      <w:r>
        <w:rPr>
          <w:rFonts w:cs="Arial" w:ascii="Arial" w:hAnsi="Arial"/>
          <w:sz w:val="22"/>
          <w:szCs w:val="22"/>
          <w:lang w:val="en-US"/>
        </w:rPr>
      </w:r>
    </w:p>
    <w:sectPr>
      <w:headerReference w:type="even" r:id="rId8"/>
      <w:headerReference w:type="default" r:id="rId9"/>
      <w:headerReference w:type="first" r:id="rId10"/>
      <w:footerReference w:type="even" r:id="rId11"/>
      <w:footerReference w:type="default" r:id="rId12"/>
      <w:footerReference w:type="first" r:id="rId13"/>
      <w:type w:val="nextPage"/>
      <w:pgSz w:w="11906" w:h="16838"/>
      <w:pgMar w:left="1440" w:right="1440" w:gutter="0" w:header="708" w:top="1440" w:footer="708" w:bottom="1440"/>
      <w:lnNumType w:countBy="1" w:restart="continuous" w:distance="283"/>
      <w:pgNumType w:fmt="decimal"/>
      <w:formProt w:val="false"/>
      <w:textDirection w:val="lrTb"/>
      <w:docGrid w:type="default" w:linePitch="360" w:charSpace="0"/>
    </w:sectPr>
  </w:body>
</w:document>
</file>

<file path=word/comments.xml><?xml version="1.0" encoding="utf-8"?>
<w:comments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comment w:id="0" w:author="Franz-Georg Wieland" w:date="2024-06-21T13:33:00Z" w:initials="FGW">
    <w:p>
      <w:pPr>
        <w:overflowPunct w:val="false"/>
        <w:rPr/>
      </w:pPr>
      <w:r>
        <w:rPr>
          <w:rFonts w:ascii="Liberation Serif" w:hAnsi="Liberation Serif" w:eastAsia="Segoe UI" w:cs="Tahoma"/>
          <w:kern w:val="0"/>
          <w:lang w:val="en-US" w:eastAsia="en-US" w:bidi="en-US"/>
        </w:rPr>
        <w:t>Hier anpassen</w:t>
      </w:r>
    </w:p>
  </w:comment>
</w:comments>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Liberation Sans">
    <w:altName w:val="Arial"/>
    <w:charset w:val="01"/>
    <w:family w:val="swiss"/>
    <w:pitch w:val="variable"/>
  </w:font>
  <w:font w:name="Arial">
    <w:charset w:val="01"/>
    <w:family w:val="roman"/>
    <w:pitch w:val="variable"/>
  </w:font>
  <w:font w:name="Times New Roman">
    <w:charset w:val="01"/>
    <w:family w:val="roman"/>
    <w:pitch w:val="variable"/>
  </w:font>
  <w:font w:name="Cambria Math">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360"/>
      <w:rPr/>
    </w:pPr>
    <w:r>
      <w:rPr/>
    </w:r>
    <w:r>
      <mc:AlternateContent>
        <mc:Choice Requires="wps">
          <w:drawing>
            <wp:anchor behindDoc="0" distT="0" distB="0" distL="0" distR="0" simplePos="0" locked="0" layoutInCell="1" allowOverlap="1" relativeHeight="0">
              <wp:simplePos x="0" y="0"/>
              <wp:positionH relativeFrom="margin">
                <wp:align>right</wp:align>
              </wp:positionH>
              <wp:positionV relativeFrom="paragraph">
                <wp:posOffset>635</wp:posOffset>
              </wp:positionV>
              <wp:extent cx="14605" cy="14605"/>
              <wp:effectExtent l="0" t="0" r="0" b="0"/>
              <wp:wrapNone/>
              <wp:docPr id="6" name="Frame1"/>
              <a:graphic xmlns:a="http://schemas.openxmlformats.org/drawingml/2006/main">
                <a:graphicData uri="http://schemas.microsoft.com/office/word/2010/wordprocessingShape">
                  <wps:wsp>
                    <wps:cNvSpPr txBox="1"/>
                    <wps:spPr>
                      <a:xfrm>
                        <a:off x="0" y="0"/>
                        <a:ext cx="14605" cy="14605"/>
                      </a:xfrm>
                      <a:prstGeom prst="rect"/>
                      <a:solidFill>
                        <a:srgbClr val="FFFFFF">
                          <a:alpha val="0"/>
                        </a:srgbClr>
                      </a:solidFill>
                    </wps:spPr>
                    <wps:txbx>
                      <w:txbxContent>
                        <w:sdt>
                          <w:sdtPr>
                            <w:docPartObj>
                              <w:docPartGallery w:val="Page Numbers (Bottom of Page)"/>
                              <w:docPartUnique w:val="true"/>
                            </w:docPartObj>
                            <w:id w:val="-687682736"/>
                          </w:sdtPr>
                          <w:sdt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txbxContent>
                    </wps:txbx>
                    <wps:bodyPr anchor="t" lIns="0" tIns="0" rIns="0" bIns="0">
                      <a:spAutoFit/>
                    </wps:bodyPr>
                  </wps:wsp>
                </a:graphicData>
              </a:graphic>
            </wp:anchor>
          </w:drawing>
        </mc:Choice>
        <mc:Fallback>
          <w:pict>
            <v:rect fillcolor="#FFFFFF" style="position:absolute;rotation:-0;width:1.15pt;height:1.15pt;mso-wrap-distance-left:0pt;mso-wrap-distance-right:0pt;mso-wrap-distance-top:0pt;mso-wrap-distance-bottom:0pt;margin-top:0.05pt;mso-position-vertical-relative:text;margin-left:0pt;mso-position-horizontal:right;mso-position-horizontal-relative:margin">
              <v:fill opacity="0f"/>
              <v:textbox inset="0in,0in,0in,0in">
                <w:txbxContent>
                  <w:sdt>
                    <w:sdtPr>
                      <w:docPartObj>
                        <w:docPartGallery w:val="Page Numbers (Bottom of Page)"/>
                        <w:docPartUnique w:val="true"/>
                      </w:docPartObj>
                      <w:id w:val="-687682736"/>
                    </w:sdtPr>
                    <w:sdt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0</w:t>
                        </w:r>
                        <w:r>
                          <w:rPr>
                            <w:rStyle w:val="Pagenumber"/>
                          </w:rPr>
                          <w:fldChar w:fldCharType="end"/>
                        </w:r>
                      </w:p>
                    </w:sdtContent>
                  </w:sdt>
                </w:txbxContent>
              </v:textbox>
              <w10:wrap type="none"/>
            </v:rect>
          </w:pict>
        </mc:Fallback>
      </mc:AlternateContent>
    </w:r>
  </w:p>
</w:ftr>
</file>

<file path=word/footer2.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360"/>
      <w:rPr/>
    </w:pPr>
    <w:r>
      <w:rPr/>
    </w:r>
    <w:r>
      <mc:AlternateContent>
        <mc:Choice Requires="wps">
          <w:drawing>
            <wp:anchor behindDoc="0" distT="0" distB="0" distL="0" distR="0" simplePos="0" locked="0" layoutInCell="0" allowOverlap="1" relativeHeight="47">
              <wp:simplePos x="0" y="0"/>
              <wp:positionH relativeFrom="margin">
                <wp:align>right</wp:align>
              </wp:positionH>
              <wp:positionV relativeFrom="paragraph">
                <wp:posOffset>635</wp:posOffset>
              </wp:positionV>
              <wp:extent cx="154940" cy="186055"/>
              <wp:effectExtent l="0" t="0" r="0" b="0"/>
              <wp:wrapNone/>
              <wp:docPr id="7" name="Frame2"/>
              <a:graphic xmlns:a="http://schemas.openxmlformats.org/drawingml/2006/main">
                <a:graphicData uri="http://schemas.microsoft.com/office/word/2010/wordprocessingShape">
                  <wps:wsp>
                    <wps:cNvSpPr txBox="1"/>
                    <wps:spPr>
                      <a:xfrm>
                        <a:off x="0" y="0"/>
                        <a:ext cx="154940" cy="186055"/>
                      </a:xfrm>
                      <a:prstGeom prst="rect"/>
                      <a:solidFill>
                        <a:srgbClr val="FFFFFF">
                          <a:alpha val="0"/>
                        </a:srgbClr>
                      </a:solidFill>
                    </wps:spPr>
                    <wps:txbx>
                      <w:txbxContent>
                        <w:sdt>
                          <w:sdtPr>
                            <w:docPartObj>
                              <w:docPartGallery w:val="Page Numbers (Bottom of Page)"/>
                              <w:docPartUnique w:val="true"/>
                            </w:docPartObj>
                            <w:id w:val="-1334454256"/>
                          </w:sdtPr>
                          <w:sdt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5</w:t>
                              </w:r>
                              <w:r>
                                <w:rPr>
                                  <w:rStyle w:val="Pagenumber"/>
                                </w:rPr>
                                <w:fldChar w:fldCharType="end"/>
                              </w:r>
                            </w:p>
                          </w:sdtContent>
                        </w:sdt>
                      </w:txbxContent>
                    </wps:txbx>
                    <wps:bodyPr anchor="t" lIns="0" tIns="0" rIns="0" bIns="0">
                      <a:spAutoFit/>
                    </wps:bodyPr>
                  </wps:wsp>
                </a:graphicData>
              </a:graphic>
            </wp:anchor>
          </w:drawing>
        </mc:Choice>
        <mc:Fallback>
          <w:pict>
            <v:rect fillcolor="#FFFFFF" style="position:absolute;rotation:-0;width:12.2pt;height:14.65pt;mso-wrap-distance-left:0pt;mso-wrap-distance-right:0pt;mso-wrap-distance-top:0pt;mso-wrap-distance-bottom:0pt;margin-top:0.05pt;mso-position-vertical-relative:text;margin-left:439.1pt;mso-position-horizontal:right;mso-position-horizontal-relative:margin">
              <v:fill opacity="0f"/>
              <v:textbox inset="0in,0in,0in,0in">
                <w:txbxContent>
                  <w:sdt>
                    <w:sdtPr>
                      <w:docPartObj>
                        <w:docPartGallery w:val="Page Numbers (Bottom of Page)"/>
                        <w:docPartUnique w:val="true"/>
                      </w:docPartObj>
                      <w:id w:val="-1334454256"/>
                    </w:sdtPr>
                    <w:sdt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5</w:t>
                        </w:r>
                        <w:r>
                          <w:rPr>
                            <w:rStyle w:val="Pagenumber"/>
                          </w:rPr>
                          <w:fldChar w:fldCharType="end"/>
                        </w:r>
                      </w:p>
                    </w:sdtContent>
                  </w:sdt>
                </w:txbxContent>
              </v:textbox>
              <w10:wrap type="none"/>
            </v:rect>
          </w:pict>
        </mc:Fallback>
      </mc:AlternateContent>
    </w:r>
  </w:p>
</w:ftr>
</file>

<file path=word/footer3.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Footer"/>
      <w:ind w:right="360"/>
      <w:rPr/>
    </w:pPr>
    <w:r>
      <w:rPr/>
    </w:r>
    <w:r>
      <mc:AlternateContent>
        <mc:Choice Requires="wps">
          <w:drawing>
            <wp:anchor behindDoc="0" distT="0" distB="0" distL="0" distR="0" simplePos="0" locked="0" layoutInCell="0" allowOverlap="1" relativeHeight="47">
              <wp:simplePos x="0" y="0"/>
              <wp:positionH relativeFrom="margin">
                <wp:align>right</wp:align>
              </wp:positionH>
              <wp:positionV relativeFrom="paragraph">
                <wp:posOffset>635</wp:posOffset>
              </wp:positionV>
              <wp:extent cx="154940" cy="186055"/>
              <wp:effectExtent l="0" t="0" r="0" b="0"/>
              <wp:wrapNone/>
              <wp:docPr id="8" name="Frame2"/>
              <a:graphic xmlns:a="http://schemas.openxmlformats.org/drawingml/2006/main">
                <a:graphicData uri="http://schemas.microsoft.com/office/word/2010/wordprocessingShape">
                  <wps:wsp>
                    <wps:cNvSpPr txBox="1"/>
                    <wps:spPr>
                      <a:xfrm>
                        <a:off x="0" y="0"/>
                        <a:ext cx="154940" cy="186055"/>
                      </a:xfrm>
                      <a:prstGeom prst="rect"/>
                      <a:solidFill>
                        <a:srgbClr val="FFFFFF">
                          <a:alpha val="0"/>
                        </a:srgbClr>
                      </a:solidFill>
                    </wps:spPr>
                    <wps:txbx>
                      <w:txbxContent>
                        <w:sdt>
                          <w:sdtPr>
                            <w:docPartObj>
                              <w:docPartGallery w:val="Page Numbers (Bottom of Page)"/>
                              <w:docPartUnique w:val="true"/>
                            </w:docPartObj>
                            <w:id w:val="-1334454256"/>
                          </w:sdtPr>
                          <w:sdt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5</w:t>
                              </w:r>
                              <w:r>
                                <w:rPr>
                                  <w:rStyle w:val="Pagenumber"/>
                                </w:rPr>
                                <w:fldChar w:fldCharType="end"/>
                              </w:r>
                            </w:p>
                          </w:sdtContent>
                        </w:sdt>
                      </w:txbxContent>
                    </wps:txbx>
                    <wps:bodyPr anchor="t" lIns="0" tIns="0" rIns="0" bIns="0">
                      <a:spAutoFit/>
                    </wps:bodyPr>
                  </wps:wsp>
                </a:graphicData>
              </a:graphic>
            </wp:anchor>
          </w:drawing>
        </mc:Choice>
        <mc:Fallback>
          <w:pict>
            <v:rect fillcolor="#FFFFFF" style="position:absolute;rotation:-0;width:12.2pt;height:14.65pt;mso-wrap-distance-left:0pt;mso-wrap-distance-right:0pt;mso-wrap-distance-top:0pt;mso-wrap-distance-bottom:0pt;margin-top:0.05pt;mso-position-vertical-relative:text;margin-left:439.1pt;mso-position-horizontal:right;mso-position-horizontal-relative:margin">
              <v:fill opacity="0f"/>
              <v:textbox inset="0in,0in,0in,0in">
                <w:txbxContent>
                  <w:sdt>
                    <w:sdtPr>
                      <w:docPartObj>
                        <w:docPartGallery w:val="Page Numbers (Bottom of Page)"/>
                        <w:docPartUnique w:val="true"/>
                      </w:docPartObj>
                      <w:id w:val="-1334454256"/>
                    </w:sdtPr>
                    <w:sdtContent>
                      <w:p>
                        <w:pPr>
                          <w:pStyle w:val="Footer"/>
                          <w:pBdr/>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rPr>
                          <w:t>5</w:t>
                        </w:r>
                        <w:r>
                          <w:rPr>
                            <w:rStyle w:val="Pagenumber"/>
                          </w:rPr>
                          <w:fldChar w:fldCharType="end"/>
                        </w:r>
                      </w:p>
                    </w:sdtContent>
                  </w:sdt>
                </w:txbxContent>
              </v:textbox>
              <w10:wrap type="none"/>
            </v:rect>
          </w:pict>
        </mc:Fallback>
      </mc:AlternateContent>
    </w:r>
  </w:p>
</w:ftr>
</file>

<file path=word/header1.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2.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header3.xml><?xml version="1.0" encoding="utf-8"?>
<w:hd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xmlns:w15="http://schemas.microsoft.com/office/word/2012/wordml" mc:Ignorable="w14 wp14 w15">
  <w:p>
    <w:pPr>
      <w:pStyle w:val="Header"/>
      <w:rPr/>
    </w:pPr>
    <w:r>
      <w:rPr/>
    </w:r>
  </w:p>
</w:hdr>
</file>

<file path=word/settings.xml><?xml version="1.0" encoding="utf-8"?>
<w:settings xmlns:w="http://schemas.openxmlformats.org/wordprocessingml/2006/main">
  <w:zoom w:percent="130"/>
  <w:trackRevisions/>
  <w:defaultTabStop w:val="720"/>
  <w:autoHyphenation w:val="true"/>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kern w:val="2"/>
        <w:sz w:val="24"/>
        <w:szCs w:val="24"/>
        <w:lang w:val="en-GB" w:eastAsia="en-US" w:bidi="ar-SA"/>
        <w14:ligatures w14:val="standardContextual"/>
      </w:rPr>
    </w:rPrDefault>
    <w:pPrDefault>
      <w:pPr>
        <w:suppressAutoHyphens w:val="true"/>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bidi w:val="0"/>
      <w:spacing w:before="0" w:after="0"/>
      <w:jc w:val="left"/>
    </w:pPr>
    <w:rPr>
      <w:rFonts w:ascii="Calibri" w:hAnsi="Calibri" w:eastAsia="Calibri" w:cs="" w:asciiTheme="minorHAnsi" w:cstheme="minorBidi" w:eastAsiaTheme="minorHAnsi" w:hAnsiTheme="minorHAnsi"/>
      <w:color w:val="auto"/>
      <w:kern w:val="2"/>
      <w:sz w:val="24"/>
      <w:szCs w:val="24"/>
      <w:lang w:val="en-GB" w:eastAsia="en-US" w:bidi="ar-SA"/>
      <w14:ligatures w14:val="standardContextual"/>
    </w:rPr>
  </w:style>
  <w:style w:type="character" w:styleId="DefaultParagraphFont" w:default="1">
    <w:name w:val="Default Paragraph Font"/>
    <w:uiPriority w:val="1"/>
    <w:semiHidden/>
    <w:unhideWhenUsed/>
    <w:qFormat/>
    <w:rPr/>
  </w:style>
  <w:style w:type="character" w:styleId="Annotationreference">
    <w:name w:val="annotation reference"/>
    <w:basedOn w:val="DefaultParagraphFont"/>
    <w:uiPriority w:val="99"/>
    <w:semiHidden/>
    <w:unhideWhenUsed/>
    <w:qFormat/>
    <w:rsid w:val="00040f0f"/>
    <w:rPr>
      <w:sz w:val="16"/>
      <w:szCs w:val="16"/>
    </w:rPr>
  </w:style>
  <w:style w:type="character" w:styleId="KommentartextZchn" w:customStyle="1">
    <w:name w:val="Kommentartext Zchn"/>
    <w:basedOn w:val="DefaultParagraphFont"/>
    <w:link w:val="Annotationtext"/>
    <w:uiPriority w:val="99"/>
    <w:qFormat/>
    <w:rsid w:val="00040f0f"/>
    <w:rPr>
      <w:sz w:val="20"/>
      <w:szCs w:val="20"/>
    </w:rPr>
  </w:style>
  <w:style w:type="character" w:styleId="KommentarthemaZchn" w:customStyle="1">
    <w:name w:val="Kommentarthema Zchn"/>
    <w:basedOn w:val="KommentartextZchn"/>
    <w:link w:val="Annotationsubject"/>
    <w:uiPriority w:val="99"/>
    <w:semiHidden/>
    <w:qFormat/>
    <w:rsid w:val="00040f0f"/>
    <w:rPr>
      <w:b/>
      <w:bCs/>
      <w:sz w:val="20"/>
      <w:szCs w:val="20"/>
    </w:rPr>
  </w:style>
  <w:style w:type="character" w:styleId="Apple-converted-space" w:customStyle="1">
    <w:name w:val="apple-converted-space"/>
    <w:basedOn w:val="DefaultParagraphFont"/>
    <w:qFormat/>
    <w:rsid w:val="006e77c1"/>
    <w:rPr/>
  </w:style>
  <w:style w:type="character" w:styleId="FuzeileZchn" w:customStyle="1">
    <w:name w:val="Fußzeile Zchn"/>
    <w:basedOn w:val="DefaultParagraphFont"/>
    <w:link w:val="Footer"/>
    <w:uiPriority w:val="99"/>
    <w:qFormat/>
    <w:rsid w:val="00ac1442"/>
    <w:rPr/>
  </w:style>
  <w:style w:type="character" w:styleId="Pagenumber">
    <w:name w:val="page number"/>
    <w:basedOn w:val="DefaultParagraphFont"/>
    <w:uiPriority w:val="99"/>
    <w:semiHidden/>
    <w:unhideWhenUsed/>
    <w:qFormat/>
    <w:rsid w:val="00ac1442"/>
    <w:rPr/>
  </w:style>
  <w:style w:type="character" w:styleId="Hyperlink">
    <w:name w:val="Hyperlink"/>
    <w:basedOn w:val="DefaultParagraphFont"/>
    <w:uiPriority w:val="99"/>
    <w:unhideWhenUsed/>
    <w:rsid w:val="00ee6960"/>
    <w:rPr>
      <w:color w:themeColor="hyperlink" w:val="0563C1"/>
      <w:u w:val="single"/>
    </w:rPr>
  </w:style>
  <w:style w:type="character" w:styleId="UnresolvedMention">
    <w:name w:val="Unresolved Mention"/>
    <w:basedOn w:val="DefaultParagraphFont"/>
    <w:uiPriority w:val="99"/>
    <w:semiHidden/>
    <w:unhideWhenUsed/>
    <w:qFormat/>
    <w:rsid w:val="00ee6960"/>
    <w:rPr>
      <w:color w:val="605E5C"/>
      <w:shd w:fill="E1DFDD" w:val="clear"/>
    </w:rPr>
  </w:style>
  <w:style w:type="character" w:styleId="Emphasis">
    <w:name w:val="Emphasis"/>
    <w:basedOn w:val="DefaultParagraphFont"/>
    <w:uiPriority w:val="20"/>
    <w:qFormat/>
    <w:rsid w:val="00d646d6"/>
    <w:rPr>
      <w:i/>
      <w:iCs/>
    </w:rPr>
  </w:style>
  <w:style w:type="character" w:styleId="Highwire-cite-metadata-doi" w:customStyle="1">
    <w:name w:val="highwire-cite-metadata-doi"/>
    <w:basedOn w:val="DefaultParagraphFont"/>
    <w:qFormat/>
    <w:rsid w:val="00915282"/>
    <w:rPr/>
  </w:style>
  <w:style w:type="character" w:styleId="Anchor-text" w:customStyle="1">
    <w:name w:val="anchor-text"/>
    <w:basedOn w:val="DefaultParagraphFont"/>
    <w:qFormat/>
    <w:rsid w:val="00857496"/>
    <w:rPr/>
  </w:style>
  <w:style w:type="character" w:styleId="Identifier" w:customStyle="1">
    <w:name w:val="identifier"/>
    <w:basedOn w:val="DefaultParagraphFont"/>
    <w:qFormat/>
    <w:rsid w:val="00194c75"/>
    <w:rPr/>
  </w:style>
  <w:style w:type="character" w:styleId="Id-label" w:customStyle="1">
    <w:name w:val="id-label"/>
    <w:basedOn w:val="DefaultParagraphFont"/>
    <w:qFormat/>
    <w:rsid w:val="00194c75"/>
    <w:rPr/>
  </w:style>
  <w:style w:type="character" w:styleId="FollowedHyperlink">
    <w:name w:val="FollowedHyperlink"/>
    <w:basedOn w:val="DefaultParagraphFont"/>
    <w:uiPriority w:val="99"/>
    <w:semiHidden/>
    <w:unhideWhenUsed/>
    <w:rsid w:val="006f0cff"/>
    <w:rPr>
      <w:color w:themeColor="followedHyperlink" w:val="954F72"/>
      <w:u w:val="single"/>
    </w:rPr>
  </w:style>
  <w:style w:type="character" w:styleId="Strong">
    <w:name w:val="Strong"/>
    <w:basedOn w:val="DefaultParagraphFont"/>
    <w:uiPriority w:val="22"/>
    <w:qFormat/>
    <w:rsid w:val="00a87c72"/>
    <w:rPr>
      <w:b/>
      <w:bCs/>
    </w:rPr>
  </w:style>
  <w:style w:type="character" w:styleId="KopfzeileZchn" w:customStyle="1">
    <w:name w:val="Kopfzeile Zchn"/>
    <w:basedOn w:val="DefaultParagraphFont"/>
    <w:link w:val="Header"/>
    <w:uiPriority w:val="99"/>
    <w:qFormat/>
    <w:rsid w:val="00d83d26"/>
    <w:rPr/>
  </w:style>
  <w:style w:type="character" w:styleId="Linenumber1">
    <w:name w:val="line number1"/>
    <w:basedOn w:val="DefaultParagraphFont"/>
    <w:uiPriority w:val="99"/>
    <w:semiHidden/>
    <w:unhideWhenUsed/>
    <w:qFormat/>
    <w:rsid w:val="008a12f4"/>
    <w:rPr/>
  </w:style>
  <w:style w:type="character" w:styleId="LineNumber">
    <w:name w:val="Line Number"/>
    <w:rPr/>
  </w:style>
  <w:style w:type="paragraph" w:styleId="Heading">
    <w:name w:val="Heading"/>
    <w:basedOn w:val="Normal"/>
    <w:next w:val="BodyText"/>
    <w:qFormat/>
    <w:pPr>
      <w:keepNext w:val="true"/>
      <w:spacing w:before="240" w:after="120"/>
    </w:pPr>
    <w:rPr>
      <w:rFonts w:ascii="Liberation Sans" w:hAnsi="Liberation Sans" w:eastAsia="Source Han Sans CN" w:cs="Droid Sans"/>
      <w:sz w:val="28"/>
      <w:szCs w:val="28"/>
    </w:rPr>
  </w:style>
  <w:style w:type="paragraph" w:styleId="BodyText">
    <w:name w:val="Body Text"/>
    <w:basedOn w:val="Normal"/>
    <w:pPr>
      <w:spacing w:lineRule="auto" w:line="276" w:before="0" w:after="140"/>
    </w:pPr>
    <w:rPr/>
  </w:style>
  <w:style w:type="paragraph" w:styleId="List">
    <w:name w:val="List"/>
    <w:basedOn w:val="BodyText"/>
    <w:pPr/>
    <w:rPr>
      <w:rFonts w:cs="Droid Sans"/>
    </w:rPr>
  </w:style>
  <w:style w:type="paragraph" w:styleId="Caption">
    <w:name w:val="Caption"/>
    <w:basedOn w:val="Normal"/>
    <w:qFormat/>
    <w:pPr>
      <w:suppressLineNumbers/>
      <w:spacing w:before="120" w:after="120"/>
    </w:pPr>
    <w:rPr>
      <w:rFonts w:cs="Droid Sans"/>
      <w:i/>
      <w:iCs/>
      <w:sz w:val="24"/>
      <w:szCs w:val="24"/>
    </w:rPr>
  </w:style>
  <w:style w:type="paragraph" w:styleId="Index">
    <w:name w:val="Index"/>
    <w:basedOn w:val="Normal"/>
    <w:qFormat/>
    <w:pPr>
      <w:suppressLineNumbers/>
    </w:pPr>
    <w:rPr>
      <w:rFonts w:cs="Droid Sans"/>
    </w:rPr>
  </w:style>
  <w:style w:type="paragraph" w:styleId="Annotationtext">
    <w:name w:val="annotation text"/>
    <w:basedOn w:val="Normal"/>
    <w:link w:val="KommentartextZchn"/>
    <w:uiPriority w:val="99"/>
    <w:unhideWhenUsed/>
    <w:qFormat/>
    <w:rsid w:val="00040f0f"/>
    <w:pPr/>
    <w:rPr>
      <w:sz w:val="20"/>
      <w:szCs w:val="20"/>
    </w:rPr>
  </w:style>
  <w:style w:type="paragraph" w:styleId="Annotationsubject">
    <w:name w:val="annotation subject"/>
    <w:basedOn w:val="Annotationtext"/>
    <w:next w:val="Annotationtext"/>
    <w:link w:val="KommentarthemaZchn"/>
    <w:uiPriority w:val="99"/>
    <w:semiHidden/>
    <w:unhideWhenUsed/>
    <w:qFormat/>
    <w:rsid w:val="00040f0f"/>
    <w:pPr/>
    <w:rPr>
      <w:b/>
      <w:bCs/>
    </w:rPr>
  </w:style>
  <w:style w:type="paragraph" w:styleId="Revision">
    <w:name w:val="Revision"/>
    <w:uiPriority w:val="99"/>
    <w:semiHidden/>
    <w:qFormat/>
    <w:rsid w:val="00af148d"/>
    <w:pPr>
      <w:widowControl/>
      <w:bidi w:val="0"/>
      <w:spacing w:before="0" w:after="0"/>
      <w:jc w:val="left"/>
    </w:pPr>
    <w:rPr>
      <w:rFonts w:ascii="Calibri" w:hAnsi="Calibri" w:eastAsia="Calibri" w:cs="" w:asciiTheme="minorHAnsi" w:cstheme="minorBidi" w:eastAsiaTheme="minorHAnsi" w:hAnsiTheme="minorHAnsi"/>
      <w:color w:val="auto"/>
      <w:kern w:val="2"/>
      <w:sz w:val="24"/>
      <w:szCs w:val="24"/>
      <w:lang w:val="en-GB" w:eastAsia="en-US" w:bidi="ar-SA"/>
      <w14:ligatures w14:val="standardContextual"/>
    </w:rPr>
  </w:style>
  <w:style w:type="paragraph" w:styleId="ListParagraph">
    <w:name w:val="List Paragraph"/>
    <w:basedOn w:val="Normal"/>
    <w:uiPriority w:val="34"/>
    <w:qFormat/>
    <w:rsid w:val="004230ac"/>
    <w:pPr>
      <w:spacing w:before="0" w:after="0"/>
      <w:ind w:left="720"/>
      <w:contextualSpacing/>
    </w:pPr>
    <w:rPr/>
  </w:style>
  <w:style w:type="paragraph" w:styleId="HeaderandFooter">
    <w:name w:val="Header and Footer"/>
    <w:basedOn w:val="Normal"/>
    <w:qFormat/>
    <w:pPr/>
    <w:rPr/>
  </w:style>
  <w:style w:type="paragraph" w:styleId="Footer">
    <w:name w:val="Footer"/>
    <w:basedOn w:val="Normal"/>
    <w:link w:val="FuzeileZchn"/>
    <w:uiPriority w:val="99"/>
    <w:unhideWhenUsed/>
    <w:rsid w:val="00ac1442"/>
    <w:pPr>
      <w:tabs>
        <w:tab w:val="clear" w:pos="720"/>
        <w:tab w:val="center" w:pos="4513" w:leader="none"/>
        <w:tab w:val="right" w:pos="9026" w:leader="none"/>
      </w:tabs>
    </w:pPr>
    <w:rPr/>
  </w:style>
  <w:style w:type="paragraph" w:styleId="NoSpacing">
    <w:name w:val="No Spacing"/>
    <w:uiPriority w:val="1"/>
    <w:qFormat/>
    <w:rsid w:val="00362f56"/>
    <w:pPr>
      <w:widowControl/>
      <w:bidi w:val="0"/>
      <w:spacing w:before="0" w:after="120"/>
      <w:contextualSpacing/>
      <w:jc w:val="left"/>
    </w:pPr>
    <w:rPr>
      <w:rFonts w:ascii="Arial" w:hAnsi="Arial" w:eastAsia="Calibri" w:cs="" w:cstheme="minorBidi" w:eastAsiaTheme="minorHAnsi"/>
      <w:color w:val="auto"/>
      <w:kern w:val="2"/>
      <w:sz w:val="28"/>
      <w:szCs w:val="24"/>
      <w:lang w:val="en-GB" w:eastAsia="en-US" w:bidi="ar-SA"/>
      <w14:ligatures w14:val="standardContextual"/>
    </w:rPr>
  </w:style>
  <w:style w:type="paragraph" w:styleId="NormalWeb">
    <w:name w:val="Normal (Web)"/>
    <w:basedOn w:val="Normal"/>
    <w:uiPriority w:val="99"/>
    <w:unhideWhenUsed/>
    <w:qFormat/>
    <w:rsid w:val="00d646d6"/>
    <w:pPr>
      <w:spacing w:beforeAutospacing="1" w:afterAutospacing="1"/>
    </w:pPr>
    <w:rPr>
      <w:rFonts w:ascii="Times New Roman" w:hAnsi="Times New Roman" w:eastAsia="Times New Roman" w:cs="Times New Roman"/>
      <w:kern w:val="0"/>
      <w:lang w:val="de-DE"/>
      <w14:ligatures w14:val="none"/>
    </w:rPr>
  </w:style>
  <w:style w:type="paragraph" w:styleId="C-bibliographic-informationcitation" w:customStyle="1">
    <w:name w:val="c-bibliographic-information__citation"/>
    <w:basedOn w:val="Normal"/>
    <w:qFormat/>
    <w:rsid w:val="00d646d6"/>
    <w:pPr>
      <w:spacing w:beforeAutospacing="1" w:afterAutospacing="1"/>
    </w:pPr>
    <w:rPr>
      <w:rFonts w:ascii="Times New Roman" w:hAnsi="Times New Roman" w:eastAsia="Times New Roman" w:cs="Times New Roman"/>
      <w:kern w:val="0"/>
      <w:lang w:eastAsia="en-GB"/>
      <w14:ligatures w14:val="none"/>
    </w:rPr>
  </w:style>
  <w:style w:type="paragraph" w:styleId="Bibliography">
    <w:name w:val="Bibliography"/>
    <w:basedOn w:val="Normal"/>
    <w:next w:val="Normal"/>
    <w:uiPriority w:val="37"/>
    <w:unhideWhenUsed/>
    <w:qFormat/>
    <w:rsid w:val="00f236ff"/>
    <w:pPr>
      <w:tabs>
        <w:tab w:val="clear" w:pos="720"/>
        <w:tab w:val="left" w:pos="380" w:leader="none"/>
      </w:tabs>
      <w:spacing w:lineRule="auto" w:line="480"/>
      <w:ind w:hanging="384" w:left="384"/>
    </w:pPr>
    <w:rPr/>
  </w:style>
  <w:style w:type="paragraph" w:styleId="Header">
    <w:name w:val="Header"/>
    <w:basedOn w:val="Normal"/>
    <w:link w:val="KopfzeileZchn"/>
    <w:uiPriority w:val="99"/>
    <w:unhideWhenUsed/>
    <w:rsid w:val="00d83d26"/>
    <w:pPr>
      <w:tabs>
        <w:tab w:val="clear" w:pos="720"/>
        <w:tab w:val="center" w:pos="4513" w:leader="none"/>
        <w:tab w:val="right" w:pos="9026" w:leader="none"/>
      </w:tabs>
    </w:pPr>
    <w:rPr/>
  </w:style>
  <w:style w:type="paragraph" w:styleId="FrameContents">
    <w:name w:val="Frame Contents"/>
    <w:basedOn w:val="Normal"/>
    <w:qFormat/>
    <w:pPr/>
    <w:rPr/>
  </w:style>
  <w:style w:type="numbering" w:styleId="NoList" w:default="1">
    <w:name w:val="No List"/>
    <w:uiPriority w:val="99"/>
    <w:semiHidden/>
    <w:unhideWhenUsed/>
    <w:qFormat/>
  </w:style>
  <w:style w:type="table" w:default="1" w:styleId="NormaleTabelle">
    <w:name w:val="Normal Table"/>
    <w:uiPriority w:val="99"/>
    <w:semiHidden/>
    <w:unhideWhenUsed/>
    <w:tblPr>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hyperlink" Target="https://pypi.org/project/mkeima" TargetMode="External"/><Relationship Id="rId3" Type="http://schemas.openxmlformats.org/officeDocument/2006/relationships/image" Target="media/image1.jpeg"/><Relationship Id="rId4" Type="http://schemas.openxmlformats.org/officeDocument/2006/relationships/image" Target="media/image2.jpeg"/><Relationship Id="rId5" Type="http://schemas.openxmlformats.org/officeDocument/2006/relationships/image" Target="media/image3.jpeg"/><Relationship Id="rId6" Type="http://schemas.openxmlformats.org/officeDocument/2006/relationships/image" Target="media/image4.jpeg"/><Relationship Id="rId7" Type="http://schemas.openxmlformats.org/officeDocument/2006/relationships/image" Target="media/image5.jpeg"/><Relationship Id="rId8" Type="http://schemas.openxmlformats.org/officeDocument/2006/relationships/header" Target="header1.xml"/><Relationship Id="rId9" Type="http://schemas.openxmlformats.org/officeDocument/2006/relationships/header" Target="header2.xml"/><Relationship Id="rId10" Type="http://schemas.openxmlformats.org/officeDocument/2006/relationships/header" Target="header3.xml"/><Relationship Id="rId11" Type="http://schemas.openxmlformats.org/officeDocument/2006/relationships/footer" Target="footer1.xml"/><Relationship Id="rId12" Type="http://schemas.openxmlformats.org/officeDocument/2006/relationships/footer" Target="footer2.xml"/><Relationship Id="rId13" Type="http://schemas.openxmlformats.org/officeDocument/2006/relationships/footer" Target="footer3.xml"/><Relationship Id="rId14" Type="http://schemas.openxmlformats.org/officeDocument/2006/relationships/comments" Target="comments.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Relationship Id="rId18" Type="http://schemas.openxmlformats.org/officeDocument/2006/relationships/customXml" Target="../customXml/item1.xml"/>
</Relationships>
</file>

<file path=word/theme/theme1.xml><?xml version="1.0" encoding="utf-8"?>
<a:theme xmlns:a="http://schemas.openxmlformats.org/drawingml/2006/main" xmlns:r="http://schemas.openxmlformats.org/officeDocument/2006/relationships" name="Office Theme">
  <a:themeElements>
    <a:clrScheme name="Office">
      <a:dk1>
        <a:srgbClr val="000000"/>
      </a:dk1>
      <a:lt1>
        <a:srgbClr val="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pitchFamily="0" charset="1"/>
        <a:ea typeface=""/>
        <a:cs typeface=""/>
      </a:majorFont>
      <a:minorFont>
        <a:latin typeface="Calibri" panose="020F0502020204030204" pitchFamily="0" charset="1"/>
        <a:ea typeface=""/>
        <a:cs typeface=""/>
      </a:minorFont>
    </a:fontScheme>
    <a:fmtScheme>
      <a:fillStyleLst>
        <a:solidFill>
          <a:schemeClr val="phClr"/>
        </a:solidFill>
        <a:gradFill>
          <a:gsLst>
            <a:gs pos="0">
              <a:schemeClr val="phClr">
                <a:lumMod val="110000"/>
                <a:tint val="67000"/>
              </a:schemeClr>
            </a:gs>
            <a:gs pos="50000">
              <a:schemeClr val="phClr">
                <a:lumMod val="105000"/>
                <a:tint val="73000"/>
              </a:schemeClr>
            </a:gs>
            <a:gs pos="100000">
              <a:schemeClr val="phClr">
                <a:lumMod val="105000"/>
                <a:tint val="81000"/>
              </a:schemeClr>
            </a:gs>
          </a:gsLst>
          <a:lin ang="5400000" scaled="0"/>
          <a:tileRect l="0" t="0" r="0" b="0"/>
        </a:gradFill>
        <a:gradFill>
          <a:gsLst>
            <a:gs pos="0">
              <a:schemeClr val="phClr">
                <a:lumMod val="102000"/>
                <a:tint val="94000"/>
              </a:schemeClr>
            </a:gs>
            <a:gs pos="50000">
              <a:schemeClr val="phClr">
                <a:lumMod val="100000"/>
                <a:shade val="100000"/>
              </a:schemeClr>
            </a:gs>
            <a:gs pos="100000">
              <a:schemeClr val="phClr">
                <a:lumMod val="99000"/>
                <a:shade val="78000"/>
              </a:schemeClr>
            </a:gs>
          </a:gsLst>
          <a:lin ang="5400000" scaled="0"/>
          <a:tileRect l="0" t="0" r="0" b="0"/>
        </a:gradFill>
      </a:fillStyleLst>
      <a:lnStyleLst>
        <a:ln w="6350" cap="flat" cmpd="sng" algn="ctr">
          <a:prstDash val="solid"/>
          <a:miter lim="800000"/>
        </a:ln>
        <a:ln w="12700" cap="flat" cmpd="sng" algn="ctr">
          <a:prstDash val="solid"/>
          <a:miter lim="800000"/>
        </a:ln>
        <a:ln w="19050" cap="flat" cmpd="sng" algn="ctr">
          <a:prstDash val="solid"/>
          <a:miter lim="800000"/>
        </a:ln>
      </a:lnStyleLst>
      <a:effectStyleLst>
        <a:effectStyle>
          <a:effectLst/>
        </a:effectStyle>
        <a:effectStyle>
          <a:effectLst/>
        </a:effectStyle>
        <a:effectStyle>
          <a:effectLst/>
        </a:effectStyle>
      </a:effectStyleLst>
      <a:bgFillStyleLst>
        <a:solidFill>
          <a:schemeClr val="phClr"/>
        </a:solidFill>
        <a:solidFill>
          <a:schemeClr val="phClr">
            <a:tint val="95000"/>
          </a:schemeClr>
        </a:solidFill>
        <a:gradFill>
          <a:gsLst>
            <a:gs pos="0">
              <a:schemeClr val="phClr">
                <a:tint val="93000"/>
                <a:shade val="98000"/>
                <a:lumMod val="102000"/>
              </a:schemeClr>
            </a:gs>
            <a:gs pos="50000">
              <a:schemeClr val="phClr">
                <a:tint val="98000"/>
                <a:shade val="90000"/>
                <a:lumMod val="103000"/>
              </a:schemeClr>
            </a:gs>
            <a:gs pos="100000">
              <a:schemeClr val="phClr">
                <a:shade val="63000"/>
              </a:schemeClr>
            </a:gs>
          </a:gsLst>
          <a:lin ang="5400000" scaled="0"/>
          <a:tileRect l="0" t="0" r="0" b="0"/>
        </a:gradFill>
      </a:bgFillStyleLst>
    </a:fmtScheme>
  </a:themeElements>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9B92BF-E7AE-3E4D-9948-AA3180C3F84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Application>LibreOffice/24.2.3.2$Linux_X86_64 LibreOffice_project/420$Build-2</Application>
  <AppVersion>15.0000</AppVersion>
  <Pages>41</Pages>
  <Words>12880</Words>
  <Characters>74087</Characters>
  <CharactersWithSpaces>86773</CharactersWithSpaces>
  <Paragraphs>229</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2024-06-21T15:02:00Z</dcterms:created>
  <dc:creator>Claudine Kraft</dc:creator>
  <dc:description/>
  <dc:language>en-GB</dc:language>
  <cp:lastModifiedBy/>
  <cp:lastPrinted>2024-01-28T08:52:00Z</cp:lastPrinted>
  <dcterms:modified xsi:type="dcterms:W3CDTF">2024-06-27T15:40:54Z</dcterms:modified>
  <cp:revision>21</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b0b197fc-4da1-4649-aeb1-aa90b853a791_ActionId">
    <vt:lpwstr>ce12498f-1a88-4e13-8c3b-04cbb3ccb5e3</vt:lpwstr>
  </property>
  <property fmtid="{D5CDD505-2E9C-101B-9397-08002B2CF9AE}" pid="3" name="MSIP_Label_b0b197fc-4da1-4649-aeb1-aa90b853a791_ContentBits">
    <vt:lpwstr>0</vt:lpwstr>
  </property>
  <property fmtid="{D5CDD505-2E9C-101B-9397-08002B2CF9AE}" pid="4" name="MSIP_Label_b0b197fc-4da1-4649-aeb1-aa90b853a791_Enabled">
    <vt:lpwstr>true</vt:lpwstr>
  </property>
  <property fmtid="{D5CDD505-2E9C-101B-9397-08002B2CF9AE}" pid="5" name="MSIP_Label_b0b197fc-4da1-4649-aeb1-aa90b853a791_Method">
    <vt:lpwstr>Standard</vt:lpwstr>
  </property>
  <property fmtid="{D5CDD505-2E9C-101B-9397-08002B2CF9AE}" pid="6" name="MSIP_Label_b0b197fc-4da1-4649-aeb1-aa90b853a791_Name">
    <vt:lpwstr>defa4170-0d19-0005-0004-bc88714345d2</vt:lpwstr>
  </property>
  <property fmtid="{D5CDD505-2E9C-101B-9397-08002B2CF9AE}" pid="7" name="MSIP_Label_b0b197fc-4da1-4649-aeb1-aa90b853a791_SetDate">
    <vt:lpwstr>2024-06-21T15:01:55Z</vt:lpwstr>
  </property>
  <property fmtid="{D5CDD505-2E9C-101B-9397-08002B2CF9AE}" pid="8" name="MSIP_Label_b0b197fc-4da1-4649-aeb1-aa90b853a791_SiteId">
    <vt:lpwstr>c62414a7-2e76-46ed-9449-d3ed203acd60</vt:lpwstr>
  </property>
  <property fmtid="{D5CDD505-2E9C-101B-9397-08002B2CF9AE}" pid="9" name="ZOTERO_PREF_1">
    <vt:lpwstr>&lt;data data-version="3" zotero-version="6.0.30"&gt;&lt;session id="2sTJumgd"/&gt;&lt;style id="http://www.zotero.org/styles/nature" hasBibliography="1" bibliographyStyleHasBeenSet="1"/&gt;&lt;prefs&gt;&lt;pref name="fieldType" value="Field"/&gt;&lt;pref name="automaticJournalAbbreviati</vt:lpwstr>
  </property>
  <property fmtid="{D5CDD505-2E9C-101B-9397-08002B2CF9AE}" pid="10" name="ZOTERO_PREF_2">
    <vt:lpwstr>ons" value="true"/&gt;&lt;pref name="dontAskDelayCitationUpdates" value="true"/&gt;&lt;/prefs&gt;&lt;/data&gt;</vt:lpwstr>
  </property>
</Properties>
</file>